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18A05C75" w:rsidR="00C716CA" w:rsidRPr="000822D2" w:rsidRDefault="00C716CA" w:rsidP="000822D2">
      <w:pPr>
        <w:ind w:left="5245"/>
      </w:pPr>
      <w:proofErr w:type="gramStart"/>
      <w:r w:rsidRPr="000822D2">
        <w:t>к</w:t>
      </w:r>
      <w:r w:rsidR="00594650" w:rsidRPr="000822D2">
        <w:t>анд</w:t>
      </w:r>
      <w:r w:rsidRPr="000822D2">
        <w:t>.т</w:t>
      </w:r>
      <w:r w:rsidR="00594650" w:rsidRPr="000822D2">
        <w:t>ехн</w:t>
      </w:r>
      <w:proofErr w:type="gramEnd"/>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commentRangeStart w:id="0"/>
      <w:r w:rsidRPr="000822D2">
        <w:rPr>
          <w:b/>
        </w:rPr>
        <w:lastRenderedPageBreak/>
        <w:t>Р</w:t>
      </w:r>
      <w:r w:rsidR="00D11948" w:rsidRPr="000822D2">
        <w:rPr>
          <w:b/>
        </w:rPr>
        <w:t>еферат</w:t>
      </w:r>
      <w:commentRangeEnd w:id="0"/>
      <w:r w:rsidRPr="000822D2">
        <w:rPr>
          <w:b/>
        </w:rPr>
        <w:commentReference w:id="0"/>
      </w:r>
    </w:p>
    <w:p w14:paraId="28A35D24" w14:textId="7FE50CC5"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r w:rsidR="00617FC2">
        <w:t>3</w:t>
      </w:r>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w:t>
      </w:r>
      <w:proofErr w:type="gramStart"/>
      <w:r w:rsidRPr="000822D2">
        <w:t>_ )</w:t>
      </w:r>
      <w:proofErr w:type="gramEnd"/>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2B7C85F0" w14:textId="4BEFA425" w:rsidR="004A3961" w:rsidRPr="000822D2" w:rsidRDefault="004A3961" w:rsidP="00733A1E">
      <w:pPr>
        <w:spacing w:after="240" w:line="240" w:lineRule="auto"/>
      </w:pPr>
      <w:r w:rsidRPr="000822D2">
        <w:lastRenderedPageBreak/>
        <w:t xml:space="preserve">5. Перечень вопросов, подлежащих разработке </w:t>
      </w:r>
      <w:commentRangeStart w:id="1"/>
      <w:r w:rsidRPr="000822D2">
        <w:t xml:space="preserve">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w:t>
      </w:r>
      <w:commentRangeEnd w:id="1"/>
      <w:r w:rsidR="00F65729">
        <w:rPr>
          <w:rStyle w:val="a7"/>
        </w:rPr>
        <w:commentReference w:id="1"/>
      </w:r>
    </w:p>
    <w:p w14:paraId="61B03C5A" w14:textId="77777777" w:rsidR="00582EA5" w:rsidRDefault="004A3961" w:rsidP="00733A1E">
      <w:pPr>
        <w:spacing w:after="240" w:line="240" w:lineRule="auto"/>
      </w:pPr>
      <w:r w:rsidRPr="000822D2">
        <w:t>6. Перечень графического материала (с точным указанием обязательных чертежей):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________________________________________________________________ ______________________________________________________</w:t>
      </w:r>
      <w:r w:rsidR="004E078B" w:rsidRPr="000822D2">
        <w:t xml:space="preserve">__________ </w:t>
      </w:r>
    </w:p>
    <w:p w14:paraId="632B0C72" w14:textId="57869934" w:rsidR="004A3961" w:rsidRPr="000822D2" w:rsidRDefault="004E078B" w:rsidP="00733A1E">
      <w:pPr>
        <w:spacing w:after="240" w:line="240" w:lineRule="auto"/>
      </w:pPr>
      <w:r w:rsidRPr="000822D2">
        <w:t>ЗАДАНИЕ СОГЛАСОВАНО:</w:t>
      </w:r>
    </w:p>
    <w:p w14:paraId="05895D77" w14:textId="7240816E" w:rsidR="004A3961" w:rsidRPr="000822D2" w:rsidRDefault="004A3961" w:rsidP="00733A1E">
      <w:pPr>
        <w:jc w:val="left"/>
      </w:pPr>
      <w:commentRangeStart w:id="2"/>
      <w:r w:rsidRPr="000822D2">
        <w:t>Консультант по нормам и требованиям ЕСКД ________________________________________________________________</w:t>
      </w:r>
      <w:commentRangeEnd w:id="2"/>
      <w:r w:rsidR="00F65729">
        <w:rPr>
          <w:rStyle w:val="a7"/>
        </w:rPr>
        <w:commentReference w:id="2"/>
      </w:r>
    </w:p>
    <w:p w14:paraId="01D34EDD" w14:textId="77777777" w:rsidR="004A3961" w:rsidRPr="000822D2" w:rsidRDefault="004A3961" w:rsidP="00733A1E">
      <w:pPr>
        <w:jc w:val="left"/>
      </w:pPr>
      <w:commentRangeStart w:id="3"/>
      <w:r w:rsidRPr="000822D2">
        <w:t>Руководитель проектирования ________________________________________________________________</w:t>
      </w:r>
      <w:commentRangeEnd w:id="3"/>
      <w:r w:rsidR="00F65729">
        <w:rPr>
          <w:rStyle w:val="a7"/>
        </w:rPr>
        <w:commentReference w:id="3"/>
      </w:r>
    </w:p>
    <w:p w14:paraId="22852358" w14:textId="77777777" w:rsidR="004A3961" w:rsidRPr="000822D2" w:rsidRDefault="004A3961" w:rsidP="00733A1E">
      <w:pPr>
        <w:jc w:val="center"/>
      </w:pPr>
      <w:r w:rsidRPr="000822D2">
        <w:t>Ф.И.О. должность, место работы</w:t>
      </w:r>
    </w:p>
    <w:p w14:paraId="68A99D24" w14:textId="733D8890"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10"/>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F65729" w:rsidRDefault="00F65729"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F65729" w:rsidRDefault="00F6572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F65729" w:rsidRDefault="00F65729"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F65729" w:rsidRDefault="00F65729"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F65729" w:rsidRDefault="00F65729"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F65729" w:rsidRDefault="00F65729"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F65729" w:rsidRPr="001B4075" w:rsidRDefault="00F65729"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F65729" w:rsidRPr="001B4075" w:rsidRDefault="00F65729"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F65729" w:rsidRDefault="00F65729" w:rsidP="00A64B51">
                                <w:pPr>
                                  <w:pStyle w:val="afb"/>
                                  <w:rPr>
                                    <w:sz w:val="18"/>
                                  </w:rPr>
                                </w:pPr>
                                <w:r>
                                  <w:rPr>
                                    <w:sz w:val="18"/>
                                  </w:rPr>
                                  <w:t xml:space="preserve"> 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F65729" w:rsidRPr="001B4075" w:rsidRDefault="00F65729"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F65729" w:rsidRDefault="00F65729" w:rsidP="00A64B51">
                                <w:pPr>
                                  <w:pStyle w:val="afb"/>
                                  <w:rPr>
                                    <w:sz w:val="18"/>
                                  </w:rPr>
                                </w:pPr>
                                <w:r>
                                  <w:rPr>
                                    <w:sz w:val="18"/>
                                  </w:rPr>
                                  <w:t xml:space="preserve"> 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F65729" w:rsidRPr="001B4075" w:rsidRDefault="00F65729"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F65729" w:rsidRPr="001B4075" w:rsidRDefault="00F65729"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F65729" w:rsidRPr="001B4075" w:rsidRDefault="00F65729"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F65729" w:rsidRDefault="00F65729" w:rsidP="00A64B51">
                                <w:pPr>
                                  <w:pStyle w:val="afb"/>
                                  <w:rPr>
                                    <w:sz w:val="18"/>
                                  </w:rPr>
                                </w:pPr>
                                <w:r>
                                  <w:rPr>
                                    <w:sz w:val="18"/>
                                  </w:rPr>
                                  <w:t xml:space="preserve"> 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F65729" w:rsidRPr="001B4075" w:rsidRDefault="00F65729"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F65729" w:rsidRDefault="00F65729" w:rsidP="00A64B51">
                                <w:pPr>
                                  <w:pStyle w:val="afb"/>
                                  <w:rPr>
                                    <w:sz w:val="18"/>
                                  </w:rPr>
                                </w:pPr>
                                <w:r>
                                  <w:rPr>
                                    <w:sz w:val="18"/>
                                  </w:rPr>
                                  <w:t xml:space="preserve"> 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F65729" w:rsidRPr="001B4075" w:rsidRDefault="00F65729"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F65729" w:rsidRPr="00BE37FC" w:rsidRDefault="00F65729"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F65729" w:rsidRDefault="00F65729"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F65729" w:rsidRDefault="00F65729"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F65729" w:rsidRPr="00E8049F" w:rsidRDefault="00F65729"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F65729" w:rsidRPr="001B4075" w:rsidRDefault="00F6572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F65729" w:rsidRDefault="00F65729"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F65729" w:rsidRDefault="00F65729"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F65729" w:rsidRDefault="00F65729"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F65729" w:rsidRDefault="00F65729"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F65729" w:rsidRDefault="00F65729"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F65729" w:rsidRDefault="00F65729"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F65729" w:rsidRPr="001B4075" w:rsidRDefault="00F65729"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F65729" w:rsidRPr="001B4075" w:rsidRDefault="00F65729"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F65729" w:rsidRDefault="00F65729" w:rsidP="00A64B51">
                          <w:pPr>
                            <w:pStyle w:val="afb"/>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F65729" w:rsidRPr="001B4075" w:rsidRDefault="00F65729"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F65729" w:rsidRDefault="00F65729" w:rsidP="00A64B51">
                          <w:pPr>
                            <w:pStyle w:val="afb"/>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F65729" w:rsidRPr="001B4075" w:rsidRDefault="00F65729"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F65729" w:rsidRPr="001B4075" w:rsidRDefault="00F65729"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F65729" w:rsidRPr="001B4075" w:rsidRDefault="00F65729"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F65729" w:rsidRDefault="00F65729" w:rsidP="00A64B51">
                          <w:pPr>
                            <w:pStyle w:val="afb"/>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F65729" w:rsidRPr="001B4075" w:rsidRDefault="00F65729"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F65729" w:rsidRDefault="00F65729" w:rsidP="00A64B51">
                          <w:pPr>
                            <w:pStyle w:val="afb"/>
                            <w:rPr>
                              <w:sz w:val="18"/>
                            </w:rPr>
                          </w:pPr>
                          <w:r>
                            <w:rPr>
                              <w:sz w:val="18"/>
                            </w:rPr>
                            <w:t xml:space="preserve"> 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F65729" w:rsidRPr="001B4075" w:rsidRDefault="00F65729"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F65729" w:rsidRPr="00BE37FC" w:rsidRDefault="00F65729"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F65729" w:rsidRDefault="00F65729"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F65729" w:rsidRDefault="00F65729"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F65729" w:rsidRPr="00E8049F" w:rsidRDefault="00F65729"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F65729" w:rsidRPr="001B4075" w:rsidRDefault="00F65729"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F65729">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F65729">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F65729">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F65729">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F65729">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F65729">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F65729">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F65729">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F65729">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F65729">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F65729">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F65729">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F65729">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F65729">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F65729">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F65729">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F65729">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F65729">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F65729">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F65729">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F65729">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F65729">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77777777" w:rsidR="00B76486" w:rsidRPr="000822D2" w:rsidRDefault="00B76486" w:rsidP="000822D2">
            <w:r w:rsidRPr="000822D2">
              <w:t>Пояснительная записка к ВКР</w:t>
            </w:r>
          </w:p>
          <w:p w14:paraId="20C5BE2C" w14:textId="4D1EAFE5" w:rsidR="00B76486" w:rsidRPr="000822D2" w:rsidRDefault="00B76486" w:rsidP="000822D2">
            <w:r w:rsidRPr="000822D2">
              <w:t>Исходный файл «»</w:t>
            </w:r>
          </w:p>
          <w:p w14:paraId="5D1D6829" w14:textId="04C8BF62" w:rsidR="00B76486" w:rsidRPr="000822D2" w:rsidRDefault="00B76486" w:rsidP="000822D2">
            <w:r w:rsidRPr="000822D2">
              <w:t>Презентация дипломного проекта «»</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590FB177" w:rsidR="00B76486" w:rsidRPr="000822D2" w:rsidRDefault="00B76486" w:rsidP="000822D2">
            <w:r w:rsidRPr="000822D2">
              <w:t>Презентация ВКР «»</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07D31D98" w:rsidR="00B76486" w:rsidRPr="000822D2" w:rsidRDefault="00F55351" w:rsidP="000822D2">
            <w:r w:rsidRPr="000822D2">
              <w:t>13</w:t>
            </w:r>
            <w:r w:rsidR="00B76486" w:rsidRPr="000822D2">
              <w:t xml:space="preserve"> слайд.</w:t>
            </w:r>
          </w:p>
          <w:p w14:paraId="7FD32618" w14:textId="77777777"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F65729" w:rsidRDefault="00F65729"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F65729" w:rsidRDefault="00F6572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F65729" w:rsidRDefault="00F65729"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F65729" w:rsidRDefault="00F65729"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F65729" w:rsidRDefault="00F65729"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F65729" w:rsidRDefault="00F65729"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F65729" w:rsidRPr="003D4D8E" w:rsidRDefault="00F65729"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F65729" w:rsidRPr="001B4075" w:rsidRDefault="00F65729" w:rsidP="00594650">
                              <w:pPr>
                                <w:pStyle w:val="afb"/>
                                <w:jc w:val="center"/>
                                <w:rPr>
                                  <w:rFonts w:ascii="Journal" w:hAnsi="Journal"/>
                                  <w:lang w:val="ru-RU"/>
                                </w:rPr>
                              </w:pPr>
                              <w:r>
                                <w:rPr>
                                  <w:lang w:val="ru-RU"/>
                                </w:rPr>
                                <w:t>КСУП 62 0111 – 01 81 01</w:t>
                              </w:r>
                            </w:p>
                            <w:p w14:paraId="2E24A71A" w14:textId="77777777" w:rsidR="00F65729" w:rsidRPr="00E8049F" w:rsidRDefault="00F65729"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F65729" w:rsidRDefault="00F65729"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F65729" w:rsidRDefault="00F65729"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F65729" w:rsidRDefault="00F65729"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F65729" w:rsidRDefault="00F65729"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F65729" w:rsidRDefault="00F65729"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F65729" w:rsidRDefault="00F65729"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F65729" w:rsidRPr="003D4D8E" w:rsidRDefault="00F65729"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F65729" w:rsidRPr="001B4075" w:rsidRDefault="00F65729" w:rsidP="00594650">
                        <w:pPr>
                          <w:pStyle w:val="afb"/>
                          <w:jc w:val="center"/>
                          <w:rPr>
                            <w:rFonts w:ascii="Journal" w:hAnsi="Journal"/>
                            <w:lang w:val="ru-RU"/>
                          </w:rPr>
                        </w:pPr>
                        <w:r>
                          <w:rPr>
                            <w:lang w:val="ru-RU"/>
                          </w:rPr>
                          <w:t>КСУП 62 0111 – 01 81 01</w:t>
                        </w:r>
                      </w:p>
                      <w:p w14:paraId="2E24A71A" w14:textId="77777777" w:rsidR="00F65729" w:rsidRPr="00E8049F" w:rsidRDefault="00F65729" w:rsidP="00594650"/>
                    </w:txbxContent>
                  </v:textbox>
                </v:rect>
                <w10:wrap anchorx="page" anchory="page"/>
              </v:group>
            </w:pict>
          </mc:Fallback>
        </mc:AlternateContent>
      </w:r>
      <w:r w:rsidR="00DD2843" w:rsidRPr="000822D2">
        <w:br w:type="page"/>
      </w:r>
    </w:p>
    <w:p w14:paraId="6999C768" w14:textId="4F2CCE7D" w:rsidR="00DD2843" w:rsidRPr="000822D2" w:rsidRDefault="003E1EC7" w:rsidP="001C47E8">
      <w:pPr>
        <w:pStyle w:val="1"/>
      </w:pPr>
      <w:bookmarkStart w:id="4" w:name="_Toc484723172"/>
      <w:commentRangeStart w:id="5"/>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F65729" w:rsidRDefault="00F65729"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F65729" w:rsidRDefault="00F6572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F65729" w:rsidRDefault="00F65729"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F65729" w:rsidRDefault="00F65729"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F65729" w:rsidRDefault="00F65729"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F65729" w:rsidRDefault="00F65729"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F65729" w:rsidRPr="003D4D8E" w:rsidRDefault="00F65729"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F65729" w:rsidRPr="001B4075" w:rsidRDefault="00F65729" w:rsidP="003E1EC7">
                              <w:pPr>
                                <w:pStyle w:val="afb"/>
                                <w:jc w:val="center"/>
                                <w:rPr>
                                  <w:rFonts w:ascii="Journal" w:hAnsi="Journal"/>
                                  <w:lang w:val="ru-RU"/>
                                </w:rPr>
                              </w:pPr>
                              <w:r>
                                <w:rPr>
                                  <w:lang w:val="ru-RU"/>
                                </w:rPr>
                                <w:t>КСУП 62 0111 – 01 81 01</w:t>
                              </w:r>
                            </w:p>
                            <w:p w14:paraId="6E102782" w14:textId="77777777" w:rsidR="00F65729" w:rsidRPr="00E8049F" w:rsidRDefault="00F65729"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F65729" w:rsidRDefault="00F65729"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F65729" w:rsidRDefault="00F65729"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F65729" w:rsidRDefault="00F65729"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F65729" w:rsidRDefault="00F65729"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F65729" w:rsidRDefault="00F65729"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F65729" w:rsidRDefault="00F65729"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F65729" w:rsidRPr="003D4D8E" w:rsidRDefault="00F65729"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F65729" w:rsidRPr="001B4075" w:rsidRDefault="00F65729" w:rsidP="003E1EC7">
                        <w:pPr>
                          <w:pStyle w:val="afb"/>
                          <w:jc w:val="center"/>
                          <w:rPr>
                            <w:rFonts w:ascii="Journal" w:hAnsi="Journal"/>
                            <w:lang w:val="ru-RU"/>
                          </w:rPr>
                        </w:pPr>
                        <w:r>
                          <w:rPr>
                            <w:lang w:val="ru-RU"/>
                          </w:rPr>
                          <w:t>КСУП 62 0111 – 01 81 01</w:t>
                        </w:r>
                      </w:p>
                      <w:p w14:paraId="6E102782" w14:textId="77777777" w:rsidR="00F65729" w:rsidRPr="00E8049F" w:rsidRDefault="00F65729" w:rsidP="003E1EC7"/>
                    </w:txbxContent>
                  </v:textbox>
                </v:rect>
                <w10:wrap anchorx="page" anchory="page"/>
                <w10:anchorlock/>
              </v:group>
            </w:pict>
          </mc:Fallback>
        </mc:AlternateContent>
      </w:r>
      <w:r w:rsidR="00DD2843" w:rsidRPr="000822D2">
        <w:t>Введение</w:t>
      </w:r>
      <w:commentRangeEnd w:id="5"/>
      <w:r w:rsidR="004E078B" w:rsidRPr="000822D2">
        <w:commentReference w:id="5"/>
      </w:r>
      <w:bookmarkEnd w:id="4"/>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36BD4F9F" w:rsidR="00074CAD" w:rsidRPr="000822D2" w:rsidRDefault="001C47E8" w:rsidP="000822D2">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ins w:id="6" w:author="Kalentyev Alexey" w:date="2017-06-11T16:36:00Z">
        <w:r w:rsidR="00F65729">
          <w:t xml:space="preserve"> -</w:t>
        </w:r>
      </w:ins>
      <w:r w:rsidR="00074CAD" w:rsidRPr="000822D2">
        <w:t xml:space="preserve"> сложная задача, требующая много времени и затрат. В связи с этим российские производители создают </w:t>
      </w:r>
      <w:del w:id="7" w:author="Kalentyev Alexey" w:date="2017-06-11T16:36:00Z">
        <w:r w:rsidR="00074CAD" w:rsidRPr="000822D2" w:rsidDel="00F65729">
          <w:delText xml:space="preserve">свои </w:delText>
        </w:r>
      </w:del>
      <w:ins w:id="8" w:author="Kalentyev Alexey" w:date="2017-06-11T16:36:00Z">
        <w:r w:rsidR="00F65729" w:rsidRPr="000822D2">
          <w:t>сво</w:t>
        </w:r>
        <w:r w:rsidR="00F65729">
          <w:t>ё</w:t>
        </w:r>
        <w:r w:rsidR="00F65729" w:rsidRPr="000822D2">
          <w:t xml:space="preserve"> </w:t>
        </w:r>
      </w:ins>
      <w:del w:id="9" w:author="Kalentyev Alexey" w:date="2017-06-11T16:37:00Z">
        <w:r w:rsidR="00074CAD" w:rsidRPr="000822D2" w:rsidDel="00F65729">
          <w:delText xml:space="preserve">программные </w:delText>
        </w:r>
      </w:del>
      <w:ins w:id="10" w:author="Kalentyev Alexey" w:date="2017-06-11T16:37:00Z">
        <w:r w:rsidR="00F65729" w:rsidRPr="000822D2">
          <w:t>программн</w:t>
        </w:r>
        <w:r w:rsidR="00F65729">
          <w:t>ое</w:t>
        </w:r>
        <w:r w:rsidR="00F65729" w:rsidRPr="000822D2">
          <w:t xml:space="preserve"> </w:t>
        </w:r>
      </w:ins>
      <w:del w:id="11" w:author="Kalentyev Alexey" w:date="2017-06-11T16:37:00Z">
        <w:r w:rsidR="00074CAD" w:rsidRPr="000822D2" w:rsidDel="00F65729">
          <w:delText xml:space="preserve">обеспечения </w:delText>
        </w:r>
      </w:del>
      <w:ins w:id="12" w:author="Kalentyev Alexey" w:date="2017-06-11T16:37:00Z">
        <w:r w:rsidR="00F65729" w:rsidRPr="000822D2">
          <w:t>обеспечени</w:t>
        </w:r>
        <w:r w:rsidR="00F65729">
          <w:t>е</w:t>
        </w:r>
        <w:r w:rsidR="00F65729" w:rsidRPr="000822D2">
          <w:t xml:space="preserve"> </w:t>
        </w:r>
      </w:ins>
      <w:r w:rsidR="00074CAD" w:rsidRPr="000822D2">
        <w:t>на основе существующих библиотек для анализа принципиальных схем.</w:t>
      </w:r>
    </w:p>
    <w:p w14:paraId="0221B757" w14:textId="1AD8378D" w:rsidR="00F97BEA" w:rsidRPr="000822D2" w:rsidRDefault="001C47E8" w:rsidP="000822D2">
      <w:r>
        <w:tab/>
      </w:r>
      <w:r w:rsidR="00F97BEA" w:rsidRPr="000822D2">
        <w:t>Цель данной работы</w:t>
      </w:r>
      <w:ins w:id="13" w:author="Kalentyev Alexey" w:date="2017-06-11T16:37:00Z">
        <w:r w:rsidR="00F65729">
          <w:t>:</w:t>
        </w:r>
      </w:ins>
      <w:r w:rsidR="00F97BEA" w:rsidRPr="000822D2">
        <w:t xml:space="preserve"> </w:t>
      </w:r>
      <w:del w:id="14" w:author="Kalentyev Alexey" w:date="2017-06-11T16:37:00Z">
        <w:r w:rsidR="00F97BEA" w:rsidRPr="000822D2" w:rsidDel="00F65729">
          <w:delText xml:space="preserve">заключается в разработке </w:delText>
        </w:r>
      </w:del>
      <w:ins w:id="15" w:author="Kalentyev Alexey" w:date="2017-06-11T16:37:00Z">
        <w:r w:rsidR="00F65729" w:rsidRPr="000822D2">
          <w:t>разработк</w:t>
        </w:r>
        <w:r w:rsidR="00F65729">
          <w:t>а</w:t>
        </w:r>
        <w:r w:rsidR="00F65729" w:rsidRPr="000822D2">
          <w:t xml:space="preserve"> </w:t>
        </w:r>
      </w:ins>
      <w:r w:rsidR="00F97BEA" w:rsidRPr="000822D2">
        <w:t>модуля расчета характеристик принципиальных схем.</w:t>
      </w:r>
    </w:p>
    <w:p w14:paraId="7E76B13C" w14:textId="6959C780" w:rsidR="00F97BEA" w:rsidRPr="000822D2" w:rsidRDefault="00F97BEA" w:rsidP="000822D2">
      <w:r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34476A1E" w14:textId="616B9EDF" w:rsidR="00F97BEA" w:rsidRPr="000822D2" w:rsidRDefault="00F97BEA" w:rsidP="001C47E8">
      <w:pPr>
        <w:tabs>
          <w:tab w:val="clear" w:pos="709"/>
          <w:tab w:val="left" w:pos="993"/>
        </w:tabs>
        <w:ind w:firstLine="709"/>
      </w:pPr>
      <w:r w:rsidRPr="000822D2">
        <w:t>-</w:t>
      </w:r>
      <w:r w:rsidRPr="000822D2">
        <w:tab/>
      </w:r>
      <w:commentRangeStart w:id="16"/>
      <w:r w:rsidRPr="000822D2">
        <w:t>р</w:t>
      </w:r>
      <w:r w:rsidR="00AB4084" w:rsidRPr="000822D2">
        <w:t>азработка программного продукта</w:t>
      </w:r>
      <w:r w:rsidRPr="000822D2">
        <w:t>.</w:t>
      </w:r>
      <w:commentRangeEnd w:id="16"/>
      <w:r w:rsidR="00F65729">
        <w:rPr>
          <w:rStyle w:val="a7"/>
        </w:rPr>
        <w:commentReference w:id="16"/>
      </w:r>
    </w:p>
    <w:p w14:paraId="36223543" w14:textId="0712F0C5" w:rsidR="007038AA" w:rsidRPr="000822D2" w:rsidRDefault="001C47E8" w:rsidP="000822D2">
      <w:r>
        <w:lastRenderedPageBreak/>
        <w:tab/>
      </w:r>
      <w:commentRangeStart w:id="17"/>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commentRangeEnd w:id="17"/>
      <w:r w:rsidR="00F65729">
        <w:rPr>
          <w:rStyle w:val="a7"/>
        </w:rPr>
        <w:commentReference w:id="17"/>
      </w:r>
      <w:r w:rsidR="007038AA" w:rsidRPr="000822D2">
        <w:br w:type="page"/>
      </w:r>
    </w:p>
    <w:p w14:paraId="47A6BDA7" w14:textId="21AFA129" w:rsidR="007A396A" w:rsidRPr="000822D2" w:rsidRDefault="007A396A" w:rsidP="001C47E8">
      <w:pPr>
        <w:pStyle w:val="1"/>
      </w:pPr>
      <w:bookmarkStart w:id="18" w:name="_Toc484723173"/>
      <w:r w:rsidRPr="000822D2">
        <w:lastRenderedPageBreak/>
        <w:t>Выбор библиотеки</w:t>
      </w:r>
      <w:bookmarkEnd w:id="18"/>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19" w:name="_Toc481060978"/>
      <w:bookmarkStart w:id="20" w:name="_Toc481710695"/>
      <w:bookmarkStart w:id="21" w:name="_Toc484723174"/>
      <w:r w:rsidRPr="000822D2">
        <w:lastRenderedPageBreak/>
        <w:t>Методы расчета сложных электрических цепей</w:t>
      </w:r>
      <w:bookmarkEnd w:id="19"/>
      <w:bookmarkEnd w:id="20"/>
      <w:bookmarkEnd w:id="21"/>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22" w:name="_Toc484723175"/>
      <w:r w:rsidRPr="000822D2">
        <w:t>Метод токов ветвей</w:t>
      </w:r>
      <w:bookmarkEnd w:id="22"/>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23" w:name="_Toc484723176"/>
      <w:r w:rsidRPr="000822D2">
        <w:t>Метод узловых напряжений</w:t>
      </w:r>
      <w:bookmarkEnd w:id="23"/>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24" w:name="_Toc484723177"/>
      <w:r w:rsidRPr="000822D2">
        <w:t>Метод контурных токов</w:t>
      </w:r>
      <w:bookmarkEnd w:id="24"/>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5F20E830"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D11948" w:rsidRPr="000822D2">
        <w:t>1</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34CCDDAC" w:rsidR="00074CAD" w:rsidRPr="000822D2" w:rsidRDefault="00074CAD" w:rsidP="00F27099">
      <w:pPr>
        <w:pStyle w:val="a5"/>
        <w:numPr>
          <w:ilvl w:val="0"/>
          <w:numId w:val="19"/>
        </w:numPr>
      </w:pPr>
      <w:r w:rsidRPr="000822D2">
        <w:t xml:space="preserve">все независимые </w:t>
      </w:r>
      <w:del w:id="25" w:author="Kalentyev Alexey" w:date="2017-06-11T16:39:00Z">
        <w:r w:rsidRPr="000822D2" w:rsidDel="00F65729">
          <w:delText xml:space="preserve">контура </w:delText>
        </w:r>
      </w:del>
      <w:ins w:id="26" w:author="Kalentyev Alexey" w:date="2017-06-11T16:39:00Z">
        <w:r w:rsidR="00F65729" w:rsidRPr="000822D2">
          <w:t>контур</w:t>
        </w:r>
        <w:r w:rsidR="00F65729">
          <w:t>ы</w:t>
        </w:r>
        <w:r w:rsidR="00F65729" w:rsidRPr="000822D2">
          <w:t xml:space="preserve"> </w:t>
        </w:r>
      </w:ins>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27" w:name="_Toc481060979"/>
      <w:bookmarkStart w:id="28" w:name="_Toc481710696"/>
      <w:bookmarkStart w:id="29" w:name="_Toc484723178"/>
      <w:r w:rsidRPr="000822D2">
        <w:t>Описание алгоритмов в коммерческих САПР</w:t>
      </w:r>
      <w:bookmarkEnd w:id="27"/>
      <w:bookmarkEnd w:id="28"/>
      <w:bookmarkEnd w:id="29"/>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w:t>
      </w:r>
      <w:r w:rsidR="00074CAD" w:rsidRPr="000822D2">
        <w:lastRenderedPageBreak/>
        <w:t xml:space="preserve">направлении, в котором принимается положительное направление тока через эту 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30" w:name="_Ref484717528"/>
    <w:bookmarkStart w:id="31" w:name="_Ref484717544"/>
    <w:p w14:paraId="086122FD" w14:textId="5444E0A9" w:rsidR="00074CAD" w:rsidRPr="000822D2" w:rsidRDefault="00074CAD" w:rsidP="00DB06C2">
      <w:pPr>
        <w:jc w:val="center"/>
      </w:pPr>
      <w:r w:rsidRPr="000822D2">
        <w:rPr>
          <w:noProof/>
          <w:lang w:eastAsia="ru-RU"/>
        </w:rPr>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32" w:name="_Ref481076205"/>
      <w:bookmarkStart w:id="33" w:name="_Ref481076189"/>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1</w:t>
        </w:r>
      </w:fldSimple>
      <w:bookmarkEnd w:id="30"/>
      <w:bookmarkEnd w:id="32"/>
      <w:r w:rsidRPr="000822D2">
        <w:t xml:space="preserve"> </w:t>
      </w:r>
      <w:bookmarkStart w:id="34" w:name="_Ref484717540"/>
      <w:r w:rsidRPr="000822D2">
        <w:t>– Схема</w:t>
      </w:r>
      <w:bookmarkEnd w:id="33"/>
      <w:r w:rsidRPr="000822D2">
        <w:t xml:space="preserve"> N</w:t>
      </w:r>
      <w:bookmarkEnd w:id="31"/>
      <w:bookmarkEnd w:id="34"/>
    </w:p>
    <w:p w14:paraId="1187FD3C" w14:textId="77777777" w:rsidR="00074CAD" w:rsidRPr="000822D2" w:rsidRDefault="00074CAD" w:rsidP="000822D2">
      <w:r w:rsidRPr="000822D2">
        <w:rPr>
          <w:noProof/>
          <w:lang w:eastAsia="ru-RU"/>
        </w:rPr>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35" w:name="_Ref481076673"/>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2</w:t>
        </w:r>
      </w:fldSimple>
      <w:bookmarkEnd w:id="35"/>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lastRenderedPageBreak/>
        <w:tab/>
      </w:r>
      <w:r w:rsidR="00074CAD" w:rsidRPr="000822D2">
        <w:t>Чтобы выразить уравнения обобщенного ЗТК в виде единственного матричного уравнения, введем матрицу, называемую матрицей сечений (применительно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w:t>
      </w:r>
      <w:r w:rsidR="00074CAD" w:rsidRPr="000822D2">
        <w:lastRenderedPageBreak/>
        <w:t>области начальные токи в катушках и напряжения на конденсаторах 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293CEA99" w:rsidR="00074CAD" w:rsidRPr="000822D2" w:rsidRDefault="00F65729"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del w:id="36" w:author="Kalentyev Alexey" w:date="2017-06-11T16:39:00Z">
        <w:r w:rsidR="00D11948" w:rsidRPr="000822D2" w:rsidDel="00F65729">
          <w:delText>1</w:delText>
        </w:r>
      </w:del>
      <w:ins w:id="37" w:author="Kalentyev Alexey" w:date="2017-06-11T16:39:00Z">
        <w:r>
          <w:t>2</w:t>
        </w:r>
      </w:ins>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lastRenderedPageBreak/>
        <w:tab/>
      </w:r>
      <w:commentRangeStart w:id="38"/>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commentRangeEnd w:id="38"/>
      <w:r w:rsidR="00F65729">
        <w:rPr>
          <w:rStyle w:val="a7"/>
        </w:rPr>
        <w:commentReference w:id="38"/>
      </w:r>
      <w:r w:rsidR="00074CAD" w:rsidRPr="000822D2">
        <w:br w:type="page"/>
      </w:r>
    </w:p>
    <w:p w14:paraId="5AE8A344" w14:textId="5E6CFF44" w:rsidR="00074CAD" w:rsidRPr="000822D2" w:rsidRDefault="00074CAD" w:rsidP="00322A4C">
      <w:pPr>
        <w:pStyle w:val="2"/>
      </w:pPr>
      <w:bookmarkStart w:id="39" w:name="_Toc481060980"/>
      <w:bookmarkStart w:id="40" w:name="_Toc481710697"/>
      <w:bookmarkStart w:id="41" w:name="_Toc484723179"/>
      <w:r w:rsidRPr="000822D2">
        <w:lastRenderedPageBreak/>
        <w:t>Сравн</w:t>
      </w:r>
      <w:bookmarkEnd w:id="39"/>
      <w:r w:rsidRPr="000822D2">
        <w:t>ение существующих библиотек</w:t>
      </w:r>
      <w:bookmarkEnd w:id="40"/>
      <w:bookmarkEnd w:id="41"/>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pPr>
        <w:rPr>
          <w:ins w:id="42" w:author="Kalentyev Alexey" w:date="2017-06-11T16:53:00Z"/>
        </w:rPr>
      </w:pPr>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pPr>
        <w:rPr>
          <w:ins w:id="43" w:author="Kalentyev Alexey" w:date="2017-06-11T16:53:00Z"/>
        </w:rPr>
      </w:pPr>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w:t>
      </w:r>
      <w:proofErr w:type="gramStart"/>
      <w:r w:rsidRPr="000822D2">
        <w:t>1] ..</w:t>
      </w:r>
      <w:proofErr w:type="gramEnd"/>
      <w:r w:rsidRPr="000822D2">
        <w:t xml:space="preserve"> [УЗЕЛ_N] [ПАРАМЕТР_1] ... [ПАРАМЕТР_N]</w:t>
      </w:r>
    </w:p>
    <w:p w14:paraId="25212187" w14:textId="77777777" w:rsidR="00074CAD" w:rsidRPr="000822D2" w:rsidRDefault="00074CAD" w:rsidP="000822D2">
      <w:proofErr w:type="gramStart"/>
      <w:r w:rsidRPr="000822D2">
        <w:t>.END</w:t>
      </w:r>
      <w:proofErr w:type="gramEnd"/>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fldSimple w:instr=" STYLEREF 1 \s ">
        <w:r w:rsidR="00700A93">
          <w:rPr>
            <w:noProof/>
          </w:rPr>
          <w:t>2</w:t>
        </w:r>
      </w:fldSimple>
      <w:r>
        <w:t>.</w:t>
      </w:r>
      <w:fldSimple w:instr=" SEQ Таблица \* ARABIC \s 1 ">
        <w:r w:rsidR="00700A93">
          <w:rPr>
            <w:noProof/>
          </w:rPr>
          <w:t>1</w:t>
        </w:r>
      </w:fldSimple>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E549F6">
        <w:trPr>
          <w:cantSplit/>
          <w:trHeight w:val="483"/>
        </w:trPr>
        <w:tc>
          <w:tcPr>
            <w:tcW w:w="1275" w:type="pct"/>
            <w:vAlign w:val="center"/>
          </w:tcPr>
          <w:p w14:paraId="3F0B97C4" w14:textId="77777777" w:rsidR="00074CAD" w:rsidRPr="000822D2" w:rsidRDefault="00074CAD" w:rsidP="00E549F6">
            <w:pPr>
              <w:pStyle w:val="afd"/>
            </w:pPr>
            <w:r w:rsidRPr="000822D2">
              <w:t>SIMetrix/ SIMPLIS</w:t>
            </w:r>
          </w:p>
        </w:tc>
        <w:tc>
          <w:tcPr>
            <w:tcW w:w="1064" w:type="pct"/>
            <w:vAlign w:val="center"/>
          </w:tcPr>
          <w:p w14:paraId="3ACA170A" w14:textId="77777777" w:rsidR="00074CAD" w:rsidRPr="000822D2" w:rsidRDefault="00074CAD" w:rsidP="00E549F6">
            <w:pPr>
              <w:pStyle w:val="afd"/>
            </w:pPr>
            <w:r w:rsidRPr="000822D2">
              <w:t>платная</w:t>
            </w:r>
          </w:p>
        </w:tc>
        <w:tc>
          <w:tcPr>
            <w:tcW w:w="2661" w:type="pct"/>
            <w:vAlign w:val="center"/>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E549F6">
        <w:trPr>
          <w:cantSplit/>
          <w:trHeight w:val="483"/>
        </w:trPr>
        <w:tc>
          <w:tcPr>
            <w:tcW w:w="1275" w:type="pct"/>
            <w:vAlign w:val="center"/>
          </w:tcPr>
          <w:p w14:paraId="68C5C000" w14:textId="77777777" w:rsidR="00074CAD" w:rsidRPr="000822D2" w:rsidRDefault="00074CAD" w:rsidP="00E549F6">
            <w:pPr>
              <w:pStyle w:val="afd"/>
            </w:pPr>
            <w:r w:rsidRPr="000822D2">
              <w:t>Ngspice</w:t>
            </w:r>
          </w:p>
        </w:tc>
        <w:tc>
          <w:tcPr>
            <w:tcW w:w="1064" w:type="pct"/>
            <w:vAlign w:val="center"/>
          </w:tcPr>
          <w:p w14:paraId="05639F50" w14:textId="77777777" w:rsidR="00074CAD" w:rsidRPr="000822D2" w:rsidRDefault="00074CAD" w:rsidP="00E549F6">
            <w:pPr>
              <w:pStyle w:val="afd"/>
            </w:pPr>
            <w:r w:rsidRPr="000822D2">
              <w:t>BSD</w:t>
            </w:r>
          </w:p>
        </w:tc>
        <w:tc>
          <w:tcPr>
            <w:tcW w:w="2661" w:type="pct"/>
            <w:vAlign w:val="center"/>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r w:rsidR="00074CAD" w:rsidRPr="000822D2" w14:paraId="79298984" w14:textId="77777777" w:rsidTr="00E549F6">
        <w:trPr>
          <w:cantSplit/>
          <w:trHeight w:val="483"/>
        </w:trPr>
        <w:tc>
          <w:tcPr>
            <w:tcW w:w="1275" w:type="pct"/>
            <w:vAlign w:val="center"/>
          </w:tcPr>
          <w:p w14:paraId="1247139B" w14:textId="77777777" w:rsidR="00074CAD" w:rsidRPr="000822D2" w:rsidRDefault="00074CAD" w:rsidP="00E549F6">
            <w:pPr>
              <w:pStyle w:val="afd"/>
            </w:pPr>
            <w:r w:rsidRPr="000822D2">
              <w:lastRenderedPageBreak/>
              <w:t>LTSpice</w:t>
            </w:r>
          </w:p>
        </w:tc>
        <w:tc>
          <w:tcPr>
            <w:tcW w:w="1064" w:type="pct"/>
            <w:vAlign w:val="center"/>
          </w:tcPr>
          <w:p w14:paraId="4BC7D229" w14:textId="77777777" w:rsidR="00074CAD" w:rsidRPr="000822D2" w:rsidRDefault="00074CAD" w:rsidP="00E549F6">
            <w:pPr>
              <w:pStyle w:val="afd"/>
            </w:pPr>
            <w:r w:rsidRPr="000822D2">
              <w:t>freeware</w:t>
            </w:r>
          </w:p>
        </w:tc>
        <w:tc>
          <w:tcPr>
            <w:tcW w:w="2661" w:type="pct"/>
            <w:vAlign w:val="center"/>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E549F6">
        <w:trPr>
          <w:cantSplit/>
          <w:trHeight w:val="483"/>
        </w:trPr>
        <w:tc>
          <w:tcPr>
            <w:tcW w:w="1275" w:type="pct"/>
            <w:tcBorders>
              <w:bottom w:val="nil"/>
            </w:tcBorders>
            <w:vAlign w:val="center"/>
          </w:tcPr>
          <w:p w14:paraId="498D746E" w14:textId="77777777" w:rsidR="00074CAD" w:rsidRPr="000822D2" w:rsidRDefault="00074CAD" w:rsidP="00E549F6">
            <w:pPr>
              <w:pStyle w:val="afd"/>
            </w:pPr>
            <w:r w:rsidRPr="000822D2">
              <w:t>TINA</w:t>
            </w:r>
          </w:p>
        </w:tc>
        <w:tc>
          <w:tcPr>
            <w:tcW w:w="1064" w:type="pct"/>
            <w:tcBorders>
              <w:bottom w:val="nil"/>
            </w:tcBorders>
            <w:vAlign w:val="center"/>
          </w:tcPr>
          <w:p w14:paraId="52B873F4" w14:textId="77777777" w:rsidR="00074CAD" w:rsidRPr="000822D2" w:rsidRDefault="00074CAD" w:rsidP="00E549F6">
            <w:pPr>
              <w:pStyle w:val="afd"/>
            </w:pPr>
            <w:r w:rsidRPr="000822D2">
              <w:t>freeware</w:t>
            </w:r>
          </w:p>
        </w:tc>
        <w:tc>
          <w:tcPr>
            <w:tcW w:w="2661" w:type="pct"/>
            <w:tcBorders>
              <w:bottom w:val="nil"/>
            </w:tcBorders>
            <w:vAlign w:val="center"/>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E549F6" w:rsidRPr="000822D2" w14:paraId="39149F9C" w14:textId="77777777" w:rsidTr="00E549F6">
        <w:trPr>
          <w:cantSplit/>
          <w:trHeight w:val="483"/>
        </w:trPr>
        <w:tc>
          <w:tcPr>
            <w:tcW w:w="5000" w:type="pct"/>
            <w:gridSpan w:val="3"/>
            <w:tcBorders>
              <w:top w:val="nil"/>
              <w:left w:val="nil"/>
              <w:bottom w:val="single" w:sz="4" w:space="0" w:color="auto"/>
              <w:right w:val="nil"/>
            </w:tcBorders>
            <w:vAlign w:val="center"/>
          </w:tcPr>
          <w:p w14:paraId="07ED63A7" w14:textId="65523AB5" w:rsidR="00E549F6" w:rsidRPr="000822D2" w:rsidRDefault="00E549F6" w:rsidP="00E549F6">
            <w:pPr>
              <w:pStyle w:val="afd"/>
            </w:pPr>
            <w:r>
              <w:t>Продолжение таблицы 2.1</w:t>
            </w:r>
          </w:p>
        </w:tc>
      </w:tr>
      <w:tr w:rsidR="00E549F6" w:rsidRPr="000822D2" w14:paraId="79C6C824" w14:textId="77777777" w:rsidTr="00F65729">
        <w:trPr>
          <w:cantSplit/>
          <w:trHeight w:val="483"/>
        </w:trPr>
        <w:tc>
          <w:tcPr>
            <w:tcW w:w="1275" w:type="pct"/>
            <w:vAlign w:val="center"/>
          </w:tcPr>
          <w:p w14:paraId="605244BC" w14:textId="77777777" w:rsidR="00E549F6" w:rsidRPr="000822D2" w:rsidRDefault="00E549F6" w:rsidP="00F65729">
            <w:pPr>
              <w:pStyle w:val="afd"/>
            </w:pPr>
            <w:r w:rsidRPr="000822D2">
              <w:t>Библиотека</w:t>
            </w:r>
          </w:p>
        </w:tc>
        <w:tc>
          <w:tcPr>
            <w:tcW w:w="1064" w:type="pct"/>
            <w:vAlign w:val="center"/>
          </w:tcPr>
          <w:p w14:paraId="4F23C8AC" w14:textId="77777777" w:rsidR="00E549F6" w:rsidRPr="000822D2" w:rsidRDefault="00E549F6" w:rsidP="00F65729">
            <w:pPr>
              <w:pStyle w:val="afd"/>
            </w:pPr>
            <w:r w:rsidRPr="000822D2">
              <w:t>Лицензия</w:t>
            </w:r>
          </w:p>
        </w:tc>
        <w:tc>
          <w:tcPr>
            <w:tcW w:w="2661" w:type="pct"/>
            <w:vAlign w:val="center"/>
          </w:tcPr>
          <w:p w14:paraId="2AD6494D" w14:textId="77777777" w:rsidR="00E549F6" w:rsidRPr="000822D2" w:rsidRDefault="00E549F6" w:rsidP="00F65729">
            <w:pPr>
              <w:pStyle w:val="afd"/>
            </w:pPr>
            <w:r w:rsidRPr="000822D2">
              <w:t>Анализ</w:t>
            </w:r>
          </w:p>
        </w:tc>
      </w:tr>
      <w:tr w:rsidR="00074CAD" w:rsidRPr="000822D2" w14:paraId="45FBF138" w14:textId="77777777" w:rsidTr="00E549F6">
        <w:trPr>
          <w:cantSplit/>
          <w:trHeight w:val="483"/>
        </w:trPr>
        <w:tc>
          <w:tcPr>
            <w:tcW w:w="1275" w:type="pct"/>
            <w:tcBorders>
              <w:top w:val="single" w:sz="4" w:space="0" w:color="auto"/>
            </w:tcBorders>
            <w:vAlign w:val="center"/>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E549F6">
        <w:trPr>
          <w:cantSplit/>
          <w:trHeight w:val="483"/>
        </w:trPr>
        <w:tc>
          <w:tcPr>
            <w:tcW w:w="1275" w:type="pct"/>
            <w:vAlign w:val="center"/>
          </w:tcPr>
          <w:p w14:paraId="6D61BE38" w14:textId="77777777" w:rsidR="00074CAD" w:rsidRPr="000822D2" w:rsidRDefault="00074CAD" w:rsidP="00E549F6">
            <w:pPr>
              <w:pStyle w:val="afd"/>
            </w:pPr>
            <w:r w:rsidRPr="000822D2">
              <w:t>HSPICE</w:t>
            </w:r>
          </w:p>
        </w:tc>
        <w:tc>
          <w:tcPr>
            <w:tcW w:w="1064" w:type="pct"/>
            <w:vAlign w:val="center"/>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44"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44"/>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fldSimple w:instr=" STYLEREF 1 \s ">
        <w:r w:rsidR="00700A93">
          <w:rPr>
            <w:noProof/>
          </w:rPr>
          <w:t>3</w:t>
        </w:r>
      </w:fldSimple>
      <w:r w:rsidR="00DE2D83">
        <w:t>.</w:t>
      </w:r>
      <w:fldSimple w:instr=" SEQ Таблица \* ARABIC \s 1 ">
        <w:r w:rsidR="00700A93">
          <w:rPr>
            <w:noProof/>
          </w:rPr>
          <w:t>1</w:t>
        </w:r>
      </w:fldSimple>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w:t>
      </w:r>
      <w:proofErr w:type="gramStart"/>
      <w:r w:rsidR="00A23DBC" w:rsidRPr="000822D2">
        <w:t>Command(</w:t>
      </w:r>
      <w:proofErr w:type="gramEnd"/>
      <w:r w:rsidR="00A23DBC" w:rsidRPr="000822D2">
        <w:t>“circbyline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proofErr w:type="gramStart"/>
      <w:r w:rsidRPr="000822D2">
        <w:t>.MODEL</w:t>
      </w:r>
      <w:proofErr w:type="gramEnd"/>
      <w:r w:rsidRPr="000822D2">
        <w:t xml:space="preserve">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proofErr w:type="gramStart"/>
      <w:r w:rsidRPr="00F41BE5">
        <w:rPr>
          <w:lang w:val="ru-RU"/>
        </w:rPr>
        <w:t>.</w:t>
      </w:r>
      <w:r w:rsidRPr="000822D2">
        <w:t>END</w:t>
      </w:r>
      <w:proofErr w:type="gramEnd"/>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45" w:name="_Toc484723181"/>
      <w:r w:rsidRPr="000822D2">
        <w:lastRenderedPageBreak/>
        <w:t>Подключение выбранной библиотеки к проекту .NET С#</w:t>
      </w:r>
      <w:bookmarkEnd w:id="45"/>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46" w:name="_Toc484050452"/>
      <w:bookmarkStart w:id="47" w:name="_Toc484723182"/>
      <w:r w:rsidRPr="000822D2">
        <w:t>Методы интеграции машинного кода в .NET C#</w:t>
      </w:r>
      <w:bookmarkEnd w:id="46"/>
      <w:bookmarkEnd w:id="47"/>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48" w:name="_Toc484050453"/>
      <w:bookmarkStart w:id="49" w:name="_Toc484723183"/>
      <w:r w:rsidRPr="000822D2">
        <w:lastRenderedPageBreak/>
        <w:t>Язык С++/CLI</w:t>
      </w:r>
      <w:bookmarkEnd w:id="48"/>
      <w:bookmarkEnd w:id="49"/>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xml:space="preserve">. Возможно, создаётся обёртка для сторонней библиотеки. Библиотека </w:t>
      </w:r>
      <w:proofErr w:type="gramStart"/>
      <w:r w:rsidR="00666C66" w:rsidRPr="000822D2">
        <w:t>может быть</w:t>
      </w:r>
      <w:proofErr w:type="gramEnd"/>
      <w:r w:rsidR="00666C66" w:rsidRPr="000822D2">
        <w:t xml:space="preserve"> как статической, так и динамической (DLL). Более того, это </w:t>
      </w:r>
      <w:proofErr w:type="gramStart"/>
      <w:r w:rsidR="00666C66" w:rsidRPr="000822D2">
        <w:t>может быть</w:t>
      </w:r>
      <w:proofErr w:type="gramEnd"/>
      <w:r w:rsidR="00666C66" w:rsidRPr="000822D2">
        <w:t xml:space="preserve">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w:t>
      </w:r>
      <w:proofErr w:type="gramStart"/>
      <w:r w:rsidR="00666C66" w:rsidRPr="00322A4C">
        <w:rPr>
          <w:lang w:val="ru-RU"/>
        </w:rPr>
        <w:t>];  /</w:t>
      </w:r>
      <w:proofErr w:type="gramEnd"/>
      <w:r w:rsidR="00666C66" w:rsidRPr="00322A4C">
        <w:rPr>
          <w:lang w:val="ru-RU"/>
        </w:rPr>
        <w:t xml:space="preserve">/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proofErr w:type="gramStart"/>
      <w:r w:rsidR="00666C66" w:rsidRPr="00322A4C">
        <w:rPr>
          <w:lang w:val="en-US"/>
        </w:rPr>
        <w:t>System</w:t>
      </w:r>
      <w:r w:rsidR="00666C66" w:rsidRPr="00322A4C">
        <w:t>::</w:t>
      </w:r>
      <w:proofErr w:type="gramEnd"/>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 xml:space="preserve">Если тип считается соответствующим CLS, то все его члены также считаются таковыми, если явно </w:t>
      </w:r>
      <w:proofErr w:type="gramStart"/>
      <w:r w:rsidR="00666C66" w:rsidRPr="000822D2">
        <w:t>не указано</w:t>
      </w:r>
      <w:proofErr w:type="gramEnd"/>
      <w:r w:rsidR="00666C66" w:rsidRPr="000822D2">
        <w:t xml:space="preserve">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 xml:space="preserve">ользовательские атрибуты должны содержать поля только следующих типов: </w:t>
      </w:r>
      <w:proofErr w:type="gramStart"/>
      <w:r w:rsidR="00666C66" w:rsidRPr="000822D2">
        <w:t>System::</w:t>
      </w:r>
      <w:proofErr w:type="gramEnd"/>
      <w:r w:rsidR="00666C66" w:rsidRPr="000822D2">
        <w:t>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 xml:space="preserve">бъекты исключений должны иметь тип </w:t>
      </w:r>
      <w:proofErr w:type="gramStart"/>
      <w:r w:rsidR="00666C66" w:rsidRPr="000822D2">
        <w:t>System::</w:t>
      </w:r>
      <w:proofErr w:type="gramEnd"/>
      <w:r w:rsidR="00666C66" w:rsidRPr="000822D2">
        <w:t>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64CB4882"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commentRangeStart w:id="50"/>
      <w:r w:rsidR="00666C66" w:rsidRPr="000822D2">
        <w:t>BCL</w:t>
      </w:r>
      <w:commentRangeEnd w:id="50"/>
      <w:r>
        <w:rPr>
          <w:rStyle w:val="a7"/>
        </w:rPr>
        <w:commentReference w:id="50"/>
      </w:r>
      <w:r w:rsidR="00666C66" w:rsidRPr="000822D2">
        <w:t xml:space="preserve"> уже содержит довольно много алгоритмов шифрования. Они находятся в пространстве имён </w:t>
      </w:r>
      <w:proofErr w:type="gramStart"/>
      <w:r w:rsidR="00666C66" w:rsidRPr="000822D2">
        <w:t>System::</w:t>
      </w:r>
      <w:proofErr w:type="gramEnd"/>
      <w:r w:rsidR="00666C66" w:rsidRPr="000822D2">
        <w:t>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51" w:name="dot-net-mentality"/>
      <w:bookmarkEnd w:id="51"/>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52" w:name="_Toc484050454"/>
      <w:bookmarkStart w:id="53" w:name="_Toc484723184"/>
      <w:r w:rsidRPr="000822D2">
        <w:t>Механизм Platform Invoke</w:t>
      </w:r>
      <w:bookmarkEnd w:id="52"/>
      <w:bookmarkEnd w:id="53"/>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5D31487F" w:rsidR="00666C66" w:rsidRPr="000822D2" w:rsidRDefault="00666C66" w:rsidP="00A56894">
      <w:pPr>
        <w:tabs>
          <w:tab w:val="clear" w:pos="709"/>
          <w:tab w:val="left" w:pos="993"/>
        </w:tabs>
        <w:ind w:firstLine="709"/>
      </w:pPr>
      <w:r w:rsidRPr="000822D2">
        <w:t>-</w:t>
      </w:r>
      <w:r w:rsidRPr="000822D2">
        <w:tab/>
        <w:t xml:space="preserve">применить атрибут </w:t>
      </w:r>
      <w:del w:id="54" w:author="Kalentyev Alexey" w:date="2017-06-11T17:07:00Z">
        <w:r w:rsidRPr="000822D2" w:rsidDel="007D4894">
          <w:delText xml:space="preserve">DllImportArtibutr </w:delText>
        </w:r>
      </w:del>
      <w:ins w:id="55" w:author="Kalentyev Alexey" w:date="2017-06-11T17:07:00Z">
        <w:r w:rsidR="007D4894" w:rsidRPr="000822D2">
          <w:t>DllImportArtibut</w:t>
        </w:r>
        <w:r w:rsidR="007D4894">
          <w:rPr>
            <w:lang w:val="en-US"/>
          </w:rPr>
          <w:t>e</w:t>
        </w:r>
        <w:r w:rsidR="007D4894" w:rsidRPr="000822D2">
          <w:t xml:space="preserve"> </w:t>
        </w:r>
      </w:ins>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3390C225"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3</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fldSimple w:instr=" STYLEREF 1 \s ">
        <w:r w:rsidR="00700A93">
          <w:rPr>
            <w:noProof/>
          </w:rPr>
          <w:t>4</w:t>
        </w:r>
      </w:fldSimple>
      <w:r w:rsidR="008B0C25" w:rsidRPr="000822D2">
        <w:t>.</w:t>
      </w:r>
      <w:fldSimple w:instr=" SEQ Рисунок \* ARABIC \s 1 ">
        <w:r w:rsidR="00700A93">
          <w:rPr>
            <w:noProof/>
          </w:rPr>
          <w:t>1</w:t>
        </w:r>
      </w:fldSimple>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055561DD" w:rsidR="00666C66" w:rsidRPr="000822D2" w:rsidRDefault="004C5233" w:rsidP="000822D2">
      <w:r>
        <w:tab/>
      </w:r>
      <w:r w:rsidR="00666C66" w:rsidRPr="000822D2">
        <w:t xml:space="preserve">Ниже </w:t>
      </w:r>
      <w:r w:rsidR="00176520" w:rsidRPr="000822D2">
        <w:t>в таблице 3</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1</w:t>
        </w:r>
      </w:fldSimple>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w:t>
      </w:r>
      <w:proofErr w:type="gramStart"/>
      <w:r>
        <w:t>Error(</w:t>
      </w:r>
      <w:proofErr w:type="gramEnd"/>
      <w:r>
        <w:t>);</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w:t>
      </w:r>
      <w:proofErr w:type="gramStart"/>
      <w:r w:rsidRPr="000822D2">
        <w:t>DllImport(</w:t>
      </w:r>
      <w:proofErr w:type="gramEnd"/>
      <w:r w:rsidRPr="000822D2">
        <w: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w:t>
      </w:r>
      <w:proofErr w:type="gramStart"/>
      <w:r w:rsidRPr="000822D2">
        <w:t>NativeFunc(</w:t>
      </w:r>
      <w:proofErr w:type="gramEnd"/>
      <w:r w:rsidRPr="000822D2">
        <w:t xml:space="preserve">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56" w:name="_Toc484050455"/>
      <w:bookmarkStart w:id="57" w:name="_Toc484723185"/>
      <w:r w:rsidRPr="000822D2">
        <w:lastRenderedPageBreak/>
        <w:t>Интеграция ngspice.dll в .NET C#</w:t>
      </w:r>
      <w:bookmarkEnd w:id="56"/>
      <w:bookmarkEnd w:id="57"/>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2</w:t>
        </w:r>
      </w:fldSimple>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F41BE5"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87B9128" w14:textId="77777777" w:rsidR="00666C66" w:rsidRPr="000822D2" w:rsidRDefault="00666C66" w:rsidP="00AE2080">
            <w:pPr>
              <w:pStyle w:val="af8"/>
            </w:pPr>
            <w:r w:rsidRPr="000822D2">
              <w:t xml:space="preserve">public delegate int </w:t>
            </w:r>
            <w:proofErr w:type="gramStart"/>
            <w:r w:rsidRPr="000822D2">
              <w:t>SendChar(</w:t>
            </w:r>
            <w:proofErr w:type="gramEnd"/>
            <w:r w:rsidRPr="000822D2">
              <w:t>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F41BE5"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F41BE5"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F41BE5"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F41BE5"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41BE5"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41BE5"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F41BE5"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F41BE5"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F41BE5"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w:t>
            </w:r>
            <w:proofErr w:type="gramStart"/>
            <w:r w:rsidRPr="000822D2">
              <w:t>Init(</w:t>
            </w:r>
            <w:proofErr w:type="gramEnd"/>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F41BE5"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w:t>
            </w:r>
            <w:proofErr w:type="gramStart"/>
            <w:r w:rsidRPr="000822D2">
              <w:t>DllImport(</w:t>
            </w:r>
            <w:proofErr w:type="gramEnd"/>
            <w:r w:rsidRPr="000822D2">
              <w: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F41BE5"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w:t>
            </w:r>
            <w:proofErr w:type="gramStart"/>
            <w:r w:rsidRPr="000822D2">
              <w:t>Command(</w:t>
            </w:r>
            <w:proofErr w:type="gramEnd"/>
          </w:p>
          <w:p w14:paraId="3473E7F3" w14:textId="77777777" w:rsidR="00666C66" w:rsidRPr="000822D2" w:rsidRDefault="00666C66" w:rsidP="00AE2080">
            <w:pPr>
              <w:pStyle w:val="af8"/>
            </w:pPr>
            <w:r w:rsidRPr="000822D2">
              <w:t>[MarshalAs(UnmanagedType.LPStr)] string command);</w:t>
            </w:r>
          </w:p>
        </w:tc>
      </w:tr>
      <w:tr w:rsidR="00666C66" w:rsidRPr="00F41BE5"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F41BE5"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F41BE5"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F41BE5"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F41BE5"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F41BE5"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F41BE5"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302EEEE3"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del w:id="58" w:author="Kalentyev Alexey" w:date="2017-06-11T17:08:00Z">
        <w:r w:rsidR="0056228E" w:rsidRPr="000822D2" w:rsidDel="007D4894">
          <w:delText xml:space="preserve">в </w:delText>
        </w:r>
      </w:del>
      <w:ins w:id="59" w:author="Kalentyev Alexey" w:date="2017-06-11T17:08:00Z">
        <w:r w:rsidR="007D4894">
          <w:t>по</w:t>
        </w:r>
        <w:r w:rsidR="007D4894" w:rsidRPr="000822D2">
          <w:t xml:space="preserve"> </w:t>
        </w:r>
      </w:ins>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del w:id="60" w:author="Kalentyev Alexey" w:date="2017-06-11T17:08:00Z">
        <w:r w:rsidR="0056228E" w:rsidRPr="000822D2" w:rsidDel="007D4894">
          <w:delText xml:space="preserve">колоссально </w:delText>
        </w:r>
      </w:del>
      <w:ins w:id="61" w:author="Kalentyev Alexey" w:date="2017-06-11T17:08:00Z">
        <w:r w:rsidR="007D4894">
          <w:t>значительно</w:t>
        </w:r>
        <w:r w:rsidR="007D4894" w:rsidRPr="000822D2">
          <w:t xml:space="preserve"> </w:t>
        </w:r>
      </w:ins>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62" w:name="_Toc484723186"/>
      <w:r w:rsidRPr="000822D2">
        <w:lastRenderedPageBreak/>
        <w:t>Описание технических и функциональных возможностей модуля</w:t>
      </w:r>
      <w:bookmarkEnd w:id="62"/>
    </w:p>
    <w:p w14:paraId="30C7D1CB" w14:textId="3725DD7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del w:id="63" w:author="Kalentyev Alexey" w:date="2017-06-11T17:11:00Z">
        <w:r w:rsidR="00580536" w:rsidRPr="000822D2" w:rsidDel="007D4894">
          <w:delText>сценария действий</w:delText>
        </w:r>
      </w:del>
      <w:ins w:id="64" w:author="Kalentyev Alexey" w:date="2017-06-11T17:11:00Z">
        <w:r w:rsidR="007D4894">
          <w:t>вариантов использования ПО</w:t>
        </w:r>
      </w:ins>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ins w:id="65" w:author="Kalentyev Alexey" w:date="2017-06-11T17:11:00Z">
        <w:r w:rsidR="007D4894">
          <w:t xml:space="preserve"> вариантов</w:t>
        </w:r>
      </w:ins>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0D1F724" w:rsidR="00580536" w:rsidRPr="000822D2" w:rsidRDefault="00580536" w:rsidP="00DA0EBF">
      <w:pPr>
        <w:jc w:val="center"/>
      </w:pPr>
      <w:r w:rsidRPr="000822D2">
        <w:t xml:space="preserve">Рисунок </w:t>
      </w:r>
      <w:fldSimple w:instr=" STYLEREF 1 \s ">
        <w:r w:rsidR="00700A93">
          <w:rPr>
            <w:noProof/>
          </w:rPr>
          <w:t>5</w:t>
        </w:r>
      </w:fldSimple>
      <w:r w:rsidR="008B0C25" w:rsidRPr="000822D2">
        <w:t>.</w:t>
      </w:r>
      <w:fldSimple w:instr=" SEQ Рисунок \* ARABIC \s 1 ">
        <w:r w:rsidR="00700A93">
          <w:rPr>
            <w:noProof/>
          </w:rPr>
          <w:t>1</w:t>
        </w:r>
      </w:fldSimple>
      <w:r w:rsidRPr="000822D2">
        <w:t xml:space="preserve"> –</w:t>
      </w:r>
      <w:ins w:id="66" w:author="Kalentyev Alexey" w:date="2017-06-11T17:12:00Z">
        <w:r w:rsidR="007D4894">
          <w:t xml:space="preserve"> Диаграмма</w:t>
        </w:r>
      </w:ins>
      <w:r w:rsidRPr="000822D2">
        <w:t xml:space="preserve"> </w:t>
      </w:r>
      <w:del w:id="67" w:author="Kalentyev Alexey" w:date="2017-06-11T17:12:00Z">
        <w:r w:rsidRPr="000822D2" w:rsidDel="007D4894">
          <w:delText xml:space="preserve">Варианты </w:delText>
        </w:r>
      </w:del>
      <w:ins w:id="68" w:author="Kalentyev Alexey" w:date="2017-06-11T17:12:00Z">
        <w:r w:rsidR="007D4894">
          <w:t>в</w:t>
        </w:r>
        <w:r w:rsidR="007D4894" w:rsidRPr="000822D2">
          <w:t>ариант</w:t>
        </w:r>
        <w:r w:rsidR="007D4894">
          <w:t>ов</w:t>
        </w:r>
        <w:r w:rsidR="007D4894" w:rsidRPr="000822D2">
          <w:t xml:space="preserve"> </w:t>
        </w:r>
      </w:ins>
      <w:r w:rsidRPr="000822D2">
        <w:t>использования</w:t>
      </w:r>
    </w:p>
    <w:p w14:paraId="1BD93A9B" w14:textId="2C6FE905" w:rsidR="00580536" w:rsidRPr="000822D2" w:rsidRDefault="00182FD2" w:rsidP="00DA0EBF">
      <w:pPr>
        <w:jc w:val="center"/>
      </w:pPr>
      <w:commentRangeStart w:id="69"/>
      <w:r w:rsidRPr="000822D2">
        <w:rPr>
          <w:noProof/>
          <w:lang w:eastAsia="ru-RU"/>
        </w:rPr>
        <w:lastRenderedPageBreak/>
        <w:drawing>
          <wp:inline distT="0" distB="0" distL="0" distR="0" wp14:anchorId="10B60C6A" wp14:editId="66D6527E">
            <wp:extent cx="5953494" cy="52200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9769" b="19887"/>
                    <a:stretch/>
                  </pic:blipFill>
                  <pic:spPr bwMode="auto">
                    <a:xfrm>
                      <a:off x="0" y="0"/>
                      <a:ext cx="5953494" cy="52200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69"/>
      <w:r w:rsidR="007D4894">
        <w:rPr>
          <w:rStyle w:val="a7"/>
        </w:rPr>
        <w:commentReference w:id="69"/>
      </w:r>
    </w:p>
    <w:p w14:paraId="66608711" w14:textId="57836247" w:rsidR="00580536" w:rsidRPr="000822D2" w:rsidRDefault="00580536" w:rsidP="00DA0EBF">
      <w:pPr>
        <w:jc w:val="center"/>
      </w:pPr>
      <w:r w:rsidRPr="000822D2">
        <w:t xml:space="preserve">Рисунок </w:t>
      </w:r>
      <w:fldSimple w:instr=" STYLEREF 1 \s ">
        <w:r w:rsidR="00700A93">
          <w:rPr>
            <w:noProof/>
          </w:rPr>
          <w:t>5</w:t>
        </w:r>
      </w:fldSimple>
      <w:r w:rsidR="008B0C25" w:rsidRPr="000822D2">
        <w:t>.</w:t>
      </w:r>
      <w:fldSimple w:instr=" SEQ Рисунок \* ARABIC \s 1 ">
        <w:r w:rsidR="00700A93">
          <w:rPr>
            <w:noProof/>
          </w:rPr>
          <w:t>2</w:t>
        </w:r>
      </w:fldSimple>
      <w:r w:rsidRPr="000822D2">
        <w:t xml:space="preserve"> – Диаграмма классов</w:t>
      </w:r>
    </w:p>
    <w:p w14:paraId="52BBD1B7" w14:textId="77777777" w:rsidR="00DA0EBF" w:rsidRDefault="00FD40FA" w:rsidP="000822D2">
      <w:r w:rsidRPr="000822D2">
        <w:br w:type="page"/>
      </w:r>
    </w:p>
    <w:p w14:paraId="7304524B" w14:textId="7492432B" w:rsidR="00923E3F" w:rsidRPr="000822D2" w:rsidRDefault="006165F2" w:rsidP="00DA0EBF">
      <w:pPr>
        <w:pStyle w:val="1"/>
      </w:pPr>
      <w:bookmarkStart w:id="70" w:name="_Toc484723187"/>
      <w:r w:rsidRPr="000822D2">
        <w:lastRenderedPageBreak/>
        <w:t>Тестирование модуля</w:t>
      </w:r>
      <w:bookmarkEnd w:id="70"/>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71" w:name="_Toc484723188"/>
      <w:commentRangeStart w:id="72"/>
      <w:r w:rsidRPr="000822D2">
        <w:t>Функциональные тесты</w:t>
      </w:r>
      <w:bookmarkEnd w:id="71"/>
      <w:commentRangeEnd w:id="72"/>
      <w:r w:rsidR="00070E56">
        <w:rPr>
          <w:rStyle w:val="a7"/>
          <w:rFonts w:eastAsiaTheme="minorHAnsi" w:cstheme="minorBidi"/>
          <w:b w:val="0"/>
        </w:rPr>
        <w:commentReference w:id="72"/>
      </w:r>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1</w:t>
        </w:r>
      </w:fldSimple>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2</w:t>
        </w:r>
      </w:fldSimple>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3</w:t>
        </w:r>
      </w:fldSimple>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4</w:t>
        </w:r>
      </w:fldSimple>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5</w:t>
        </w:r>
      </w:fldSimple>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6</w:t>
        </w:r>
      </w:fldSimple>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fldSimple w:instr=" STYLEREF 1 \s ">
        <w:r w:rsidR="00700A93">
          <w:rPr>
            <w:noProof/>
          </w:rPr>
          <w:t>6</w:t>
        </w:r>
      </w:fldSimple>
      <w:r w:rsidRPr="000822D2">
        <w:t>.</w:t>
      </w:r>
      <w:fldSimple w:instr=" SEQ Рисунок \* ARABIC \s 1 ">
        <w:r w:rsidR="00700A93">
          <w:rPr>
            <w:noProof/>
          </w:rPr>
          <w:t>7</w:t>
        </w:r>
      </w:fldSimple>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73" w:name="_Toc484723189"/>
      <w:r w:rsidRPr="000822D2">
        <w:lastRenderedPageBreak/>
        <w:t>Модульные тесты</w:t>
      </w:r>
      <w:bookmarkEnd w:id="73"/>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8</w:t>
        </w:r>
      </w:fldSimple>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74" w:name="_Toc484723190"/>
      <w:r w:rsidRPr="000822D2">
        <w:lastRenderedPageBreak/>
        <w:t>Заключение</w:t>
      </w:r>
      <w:bookmarkEnd w:id="74"/>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5ECF3021" w14:textId="2069FE8F" w:rsidR="003F5B1D" w:rsidRPr="000822D2" w:rsidRDefault="00DA0EBF" w:rsidP="000822D2">
      <w:r>
        <w:tab/>
      </w:r>
      <w:commentRangeStart w:id="75"/>
      <w:r w:rsidR="003F5B1D" w:rsidRPr="000822D2">
        <w:t xml:space="preserve">В результате выполнения работы был разработан модуль для расчета параметров электронных схем. </w:t>
      </w:r>
      <w:commentRangeEnd w:id="75"/>
      <w:r w:rsidR="00A86122">
        <w:rPr>
          <w:rStyle w:val="a7"/>
        </w:rPr>
        <w:commentReference w:id="75"/>
      </w:r>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76" w:name="_Toc484723191"/>
      <w:r w:rsidRPr="000822D2">
        <w:lastRenderedPageBreak/>
        <w:t>Список использованных источников</w:t>
      </w:r>
      <w:bookmarkEnd w:id="76"/>
    </w:p>
    <w:p w14:paraId="3441B08F" w14:textId="77777777" w:rsidR="00074CAD" w:rsidRPr="000822D2" w:rsidRDefault="00074CAD" w:rsidP="00DB06C2">
      <w:pPr>
        <w:pStyle w:val="a5"/>
        <w:numPr>
          <w:ilvl w:val="0"/>
          <w:numId w:val="20"/>
        </w:numPr>
        <w:ind w:left="0" w:firstLine="709"/>
      </w:pPr>
      <w:bookmarkStart w:id="77" w:name="_Ref481606380"/>
      <w:bookmarkStart w:id="78" w:name="_Ref481605845"/>
      <w:r w:rsidRPr="000822D2">
        <w:t xml:space="preserve">Норенков И. П. Основы автоматизированного проектирования: учеб. для вузов / И. П. Норенков. – 4-е изд., перераб. и доп. – </w:t>
      </w:r>
      <w:proofErr w:type="gramStart"/>
      <w:r w:rsidRPr="000822D2">
        <w:t>М. :</w:t>
      </w:r>
      <w:proofErr w:type="gramEnd"/>
      <w:r w:rsidRPr="000822D2">
        <w:t xml:space="preserve"> Изд-во МГТУ им Н. Э. Баумана, 2009. – 430 с.</w:t>
      </w:r>
      <w:bookmarkEnd w:id="77"/>
    </w:p>
    <w:p w14:paraId="571F317E" w14:textId="3577D16B" w:rsidR="00074CAD" w:rsidRPr="000822D2" w:rsidRDefault="00074CAD" w:rsidP="00DB06C2">
      <w:pPr>
        <w:pStyle w:val="a5"/>
        <w:numPr>
          <w:ilvl w:val="0"/>
          <w:numId w:val="20"/>
        </w:numPr>
        <w:ind w:left="0" w:firstLine="709"/>
      </w:pPr>
      <w:bookmarkStart w:id="79"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4" w:history="1">
        <w:r w:rsidRPr="000822D2">
          <w:rPr>
            <w:rStyle w:val="ae"/>
          </w:rPr>
          <w:t>http://cyberleninka.ru/article/n/obzor-sistem-skvoznogo-proektirovaniya-pechatnyh-plat-radioelektronnyh-sredstv</w:t>
        </w:r>
      </w:hyperlink>
      <w:r w:rsidRPr="000822D2">
        <w:t xml:space="preserve"> (дата обращения 03.05.17)</w:t>
      </w:r>
      <w:bookmarkEnd w:id="79"/>
      <w:r w:rsidR="0038195C">
        <w:t>.</w:t>
      </w:r>
    </w:p>
    <w:p w14:paraId="62BA9CEB" w14:textId="2BD2E2DC" w:rsidR="00074CAD" w:rsidRPr="000822D2" w:rsidRDefault="00074CAD" w:rsidP="00DB06C2">
      <w:pPr>
        <w:pStyle w:val="a5"/>
        <w:numPr>
          <w:ilvl w:val="0"/>
          <w:numId w:val="20"/>
        </w:numPr>
        <w:ind w:left="0" w:firstLine="709"/>
      </w:pPr>
      <w:bookmarkStart w:id="80"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5"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81" w:name="_Ref481606438"/>
      <w:bookmarkEnd w:id="80"/>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78"/>
      <w:bookmarkEnd w:id="81"/>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82"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82"/>
    </w:p>
    <w:p w14:paraId="71BC759D" w14:textId="666FFC18" w:rsidR="00074CAD" w:rsidRPr="000822D2" w:rsidRDefault="00074CAD" w:rsidP="00DB06C2">
      <w:pPr>
        <w:pStyle w:val="a5"/>
        <w:numPr>
          <w:ilvl w:val="0"/>
          <w:numId w:val="20"/>
        </w:numPr>
        <w:ind w:left="0" w:firstLine="709"/>
      </w:pPr>
      <w:bookmarkStart w:id="83" w:name="_Ref481605882"/>
      <w:r w:rsidRPr="000822D2">
        <w:t xml:space="preserve">Решение ТОЭ ОТЦ ТЛЭЦ Электротехника [Электронный ресурс]. – URL: </w:t>
      </w:r>
      <w:hyperlink r:id="rId26" w:history="1">
        <w:r w:rsidRPr="000822D2">
          <w:rPr>
            <w:rStyle w:val="ae"/>
          </w:rPr>
          <w:t>http://rgr-toe.ru</w:t>
        </w:r>
      </w:hyperlink>
      <w:r w:rsidRPr="000822D2">
        <w:t xml:space="preserve"> (дата обращения 23.04.17)</w:t>
      </w:r>
      <w:bookmarkEnd w:id="83"/>
      <w:r w:rsidR="0038195C">
        <w:t>.</w:t>
      </w:r>
    </w:p>
    <w:p w14:paraId="65F8FEDF" w14:textId="36101C78" w:rsidR="00074CAD" w:rsidRPr="00DB06C2" w:rsidRDefault="00074CAD" w:rsidP="00DB06C2">
      <w:pPr>
        <w:pStyle w:val="a5"/>
        <w:numPr>
          <w:ilvl w:val="0"/>
          <w:numId w:val="20"/>
        </w:numPr>
        <w:ind w:left="0" w:firstLine="709"/>
        <w:rPr>
          <w:lang w:val="en-US"/>
        </w:rPr>
      </w:pPr>
      <w:bookmarkStart w:id="84"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hyperlink r:id="rId27" w:history="1">
        <w:r w:rsidRPr="00DB06C2">
          <w:rPr>
            <w:rStyle w:val="ae"/>
            <w:lang w:val="en-US"/>
          </w:rPr>
          <w:t>awrcorp.com/download/faq/english/docs/Getting_Started/ch04.html</w:t>
        </w:r>
      </w:hyperlink>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84"/>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85"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hyperlink r:id="rId28" w:history="1">
        <w:r w:rsidRPr="00DB06C2">
          <w:rPr>
            <w:rStyle w:val="ae"/>
            <w:lang w:val="en-US"/>
          </w:rPr>
          <w:t>literature.cdn.keysight.com/litweb/pdf/ads2003c/cktsim/index.html</w:t>
        </w:r>
      </w:hyperlink>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85"/>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86"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86"/>
    </w:p>
    <w:p w14:paraId="490AB73A" w14:textId="3FE267AC" w:rsidR="00074CAD" w:rsidRPr="000822D2" w:rsidRDefault="00074CAD" w:rsidP="00DB06C2">
      <w:pPr>
        <w:pStyle w:val="a5"/>
        <w:numPr>
          <w:ilvl w:val="0"/>
          <w:numId w:val="20"/>
        </w:numPr>
        <w:ind w:left="0" w:firstLine="709"/>
      </w:pPr>
      <w:bookmarkStart w:id="87"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9" w:history="1">
        <w:r w:rsidRPr="000822D2">
          <w:rPr>
            <w:rStyle w:val="ae"/>
          </w:rPr>
          <w:t>https://en.wikipedia.org/wiki/SPICE</w:t>
        </w:r>
      </w:hyperlink>
      <w:r w:rsidRPr="000822D2">
        <w:t xml:space="preserve"> (дата обращения 27.04.17)</w:t>
      </w:r>
      <w:bookmarkEnd w:id="87"/>
      <w:r w:rsidR="0038195C">
        <w:t>.</w:t>
      </w:r>
    </w:p>
    <w:p w14:paraId="3B240AC8" w14:textId="23D997B8" w:rsidR="00074CAD" w:rsidRPr="000822D2" w:rsidRDefault="00074CAD" w:rsidP="00DB06C2">
      <w:pPr>
        <w:pStyle w:val="a5"/>
        <w:numPr>
          <w:ilvl w:val="0"/>
          <w:numId w:val="20"/>
        </w:numPr>
        <w:ind w:left="0" w:firstLine="709"/>
      </w:pPr>
      <w:bookmarkStart w:id="88" w:name="_Ref481605962"/>
      <w:r w:rsidRPr="000822D2">
        <w:t xml:space="preserve">Сайт ПАЯЛЬНИК [Электронный ресурс]. – URL: </w:t>
      </w:r>
      <w:hyperlink r:id="rId30" w:history="1">
        <w:r w:rsidRPr="000822D2">
          <w:rPr>
            <w:rStyle w:val="ae"/>
          </w:rPr>
          <w:t>http://cxem.net/</w:t>
        </w:r>
      </w:hyperlink>
      <w:r w:rsidRPr="000822D2">
        <w:t xml:space="preserve"> (дата обращения 27.04.17)</w:t>
      </w:r>
      <w:bookmarkEnd w:id="88"/>
      <w:r w:rsidR="0038195C">
        <w:t>.</w:t>
      </w:r>
    </w:p>
    <w:p w14:paraId="70BE64E8" w14:textId="78C927B9" w:rsidR="00074CAD" w:rsidRPr="000822D2" w:rsidRDefault="00074CAD" w:rsidP="00DB06C2">
      <w:pPr>
        <w:pStyle w:val="a5"/>
        <w:numPr>
          <w:ilvl w:val="0"/>
          <w:numId w:val="20"/>
        </w:numPr>
        <w:ind w:left="0" w:firstLine="709"/>
      </w:pPr>
      <w:bookmarkStart w:id="89" w:name="_Ref481605971"/>
      <w:r w:rsidRPr="000822D2">
        <w:t xml:space="preserve">Ngspice – Википедия [Электронный ресурс]. – URL: </w:t>
      </w:r>
      <w:hyperlink r:id="rId31" w:history="1">
        <w:r w:rsidRPr="000822D2">
          <w:rPr>
            <w:rStyle w:val="ae"/>
          </w:rPr>
          <w:t>https://ru.wikipedia.org/wiki/Ngspice</w:t>
        </w:r>
      </w:hyperlink>
      <w:r w:rsidRPr="000822D2">
        <w:t xml:space="preserve"> (дата обращения 27.04.17)</w:t>
      </w:r>
      <w:bookmarkEnd w:id="89"/>
      <w:r w:rsidR="0038195C">
        <w:t>.</w:t>
      </w:r>
    </w:p>
    <w:p w14:paraId="533218B5" w14:textId="48FCF595" w:rsidR="00074CAD" w:rsidRPr="000822D2" w:rsidRDefault="00074CAD" w:rsidP="00DB06C2">
      <w:pPr>
        <w:pStyle w:val="a5"/>
        <w:numPr>
          <w:ilvl w:val="0"/>
          <w:numId w:val="20"/>
        </w:numPr>
        <w:ind w:left="0" w:firstLine="709"/>
      </w:pPr>
      <w:bookmarkStart w:id="90" w:name="_Ref481681077"/>
      <w:r w:rsidRPr="000822D2">
        <w:t xml:space="preserve">Qucs – Википедия [Электронный ресурс]. – URL: </w:t>
      </w:r>
      <w:hyperlink r:id="rId32" w:history="1">
        <w:r w:rsidRPr="000822D2">
          <w:rPr>
            <w:rStyle w:val="ae"/>
          </w:rPr>
          <w:t>https://ru.wikipedia.org/wiki/Qucs</w:t>
        </w:r>
      </w:hyperlink>
      <w:r w:rsidRPr="000822D2">
        <w:t xml:space="preserve"> (дата обращения 04.05.17)</w:t>
      </w:r>
      <w:bookmarkEnd w:id="90"/>
      <w:r w:rsidR="0038195C">
        <w:t>.</w:t>
      </w:r>
    </w:p>
    <w:p w14:paraId="43EABE7B" w14:textId="63D609B2" w:rsidR="00074CAD" w:rsidRPr="000822D2" w:rsidRDefault="00074CAD" w:rsidP="00DB06C2">
      <w:pPr>
        <w:pStyle w:val="a5"/>
        <w:numPr>
          <w:ilvl w:val="0"/>
          <w:numId w:val="20"/>
        </w:numPr>
        <w:ind w:left="0" w:firstLine="709"/>
      </w:pPr>
      <w:bookmarkStart w:id="91" w:name="_Ref481681328"/>
      <w:r w:rsidRPr="000822D2">
        <w:t xml:space="preserve">HSPICE [Электронный ресурс]. – URL: </w:t>
      </w:r>
      <w:hyperlink r:id="rId33" w:history="1">
        <w:r w:rsidRPr="000822D2">
          <w:rPr>
            <w:rStyle w:val="ae"/>
          </w:rPr>
          <w:t>http://dic.academic.ru/dic.nsf/ruwiki/1700378</w:t>
        </w:r>
      </w:hyperlink>
      <w:r w:rsidRPr="000822D2">
        <w:t xml:space="preserve"> (дата обращения 04.05.17)</w:t>
      </w:r>
      <w:bookmarkEnd w:id="91"/>
      <w:r w:rsidR="0038195C">
        <w:t>.</w:t>
      </w:r>
    </w:p>
    <w:p w14:paraId="65C49E3C" w14:textId="7ED81AF6" w:rsidR="005730F8" w:rsidRPr="000822D2" w:rsidRDefault="005730F8" w:rsidP="00DB06C2">
      <w:pPr>
        <w:pStyle w:val="a5"/>
        <w:numPr>
          <w:ilvl w:val="0"/>
          <w:numId w:val="20"/>
        </w:numPr>
        <w:ind w:left="0" w:firstLine="709"/>
      </w:pPr>
      <w:bookmarkStart w:id="92" w:name="_Ref484723763"/>
      <w:r w:rsidRPr="000822D2">
        <w:t xml:space="preserve">Интеграция Native кода в C# проект [Электронный ресурс]. – URL: </w:t>
      </w:r>
      <w:hyperlink r:id="rId34" w:history="1">
        <w:r w:rsidRPr="000822D2">
          <w:rPr>
            <w:rStyle w:val="ae"/>
          </w:rPr>
          <w:t>http://itw66.ru/blog/c_sharp/499.html</w:t>
        </w:r>
      </w:hyperlink>
      <w:r w:rsidRPr="000822D2">
        <w:t xml:space="preserve"> (дата обращения 30.05.2017)</w:t>
      </w:r>
      <w:bookmarkEnd w:id="92"/>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5" w:history="1">
        <w:bookmarkStart w:id="93" w:name="_Ref484723787"/>
        <w:r w:rsidR="0053654B" w:rsidRPr="000822D2">
          <w:rPr>
            <w:rStyle w:val="ae"/>
          </w:rPr>
          <w:t>https://ru.wikipedia.org/wiki/Управляемый_код</w:t>
        </w:r>
        <w:bookmarkEnd w:id="93"/>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94" w:name="_Ref484723798"/>
      <w:r w:rsidRPr="000822D2">
        <w:t xml:space="preserve">С++/CLI – «клейкий» язык – Хабрахабр [Электронный ресурс]. – URL: </w:t>
      </w:r>
      <w:hyperlink r:id="rId36" w:history="1">
        <w:r w:rsidRPr="000822D2">
          <w:rPr>
            <w:rStyle w:val="ae"/>
          </w:rPr>
          <w:t>https://habrahabr.ru/post/47732/</w:t>
        </w:r>
      </w:hyperlink>
      <w:r w:rsidRPr="000822D2">
        <w:t xml:space="preserve"> (дата обращения 30.05.2017).</w:t>
      </w:r>
      <w:bookmarkEnd w:id="94"/>
    </w:p>
    <w:p w14:paraId="1009670A" w14:textId="3B46BBD5" w:rsidR="0053654B" w:rsidRPr="000822D2" w:rsidRDefault="0053654B" w:rsidP="00DB06C2">
      <w:pPr>
        <w:pStyle w:val="a5"/>
        <w:numPr>
          <w:ilvl w:val="0"/>
          <w:numId w:val="20"/>
        </w:numPr>
        <w:ind w:left="0" w:firstLine="709"/>
      </w:pPr>
      <w:bookmarkStart w:id="95" w:name="_Ref484723825"/>
      <w:r w:rsidRPr="000822D2">
        <w:t xml:space="preserve">NET-обёртки нативных библиотек на С++/CLI – Хабрахабр [Электронный ресурс]. – URL: </w:t>
      </w:r>
      <w:hyperlink r:id="rId37" w:history="1">
        <w:r w:rsidRPr="000822D2">
          <w:rPr>
            <w:rStyle w:val="ae"/>
          </w:rPr>
          <w:t>https://habrahabr.ru/post/318224/</w:t>
        </w:r>
      </w:hyperlink>
      <w:r w:rsidRPr="000822D2">
        <w:t xml:space="preserve"> (дата обращения 30.05.2017).</w:t>
      </w:r>
      <w:bookmarkEnd w:id="95"/>
    </w:p>
    <w:p w14:paraId="6632E131" w14:textId="23A0A037" w:rsidR="0053654B" w:rsidRPr="000822D2" w:rsidRDefault="0053654B" w:rsidP="00DB06C2">
      <w:pPr>
        <w:pStyle w:val="a5"/>
        <w:numPr>
          <w:ilvl w:val="0"/>
          <w:numId w:val="20"/>
        </w:numPr>
        <w:ind w:left="0" w:firstLine="709"/>
      </w:pPr>
      <w:bookmarkStart w:id="96" w:name="_Ref484723844"/>
      <w:r w:rsidRPr="000822D2">
        <w:t xml:space="preserve">Оптимизация приложений .NET – P/Invoke [Электронный ресурс]. – URL: </w:t>
      </w:r>
      <w:hyperlink r:id="rId38" w:history="1">
        <w:r w:rsidRPr="000822D2">
          <w:rPr>
            <w:rStyle w:val="ae"/>
          </w:rPr>
          <w:t>https://professorweb.ru/my/csharp/optimization/level6/6_2.php</w:t>
        </w:r>
      </w:hyperlink>
      <w:r w:rsidRPr="000822D2">
        <w:t xml:space="preserve"> (дата обращения 30.05.2017).</w:t>
      </w:r>
      <w:bookmarkEnd w:id="96"/>
    </w:p>
    <w:p w14:paraId="63CCB0A6" w14:textId="642F1C8B" w:rsidR="0053654B" w:rsidRPr="000822D2" w:rsidRDefault="0053654B" w:rsidP="00DB06C2">
      <w:pPr>
        <w:pStyle w:val="a5"/>
        <w:numPr>
          <w:ilvl w:val="0"/>
          <w:numId w:val="20"/>
        </w:numPr>
        <w:ind w:left="0" w:firstLine="709"/>
      </w:pPr>
      <w:bookmarkStart w:id="97" w:name="_Ref484723851"/>
      <w:r w:rsidRPr="000822D2">
        <w:annotationRef/>
      </w:r>
      <w:r w:rsidRPr="000822D2">
        <w:t xml:space="preserve">Microsoft Developer Network (MSDN) [Электронный ресурс]. – URL: </w:t>
      </w:r>
      <w:hyperlink r:id="rId39" w:history="1">
        <w:r w:rsidRPr="000822D2">
          <w:rPr>
            <w:rStyle w:val="ae"/>
          </w:rPr>
          <w:t>https://msdn.microsoft.com/ru-ru/library/26thfadc.aspx</w:t>
        </w:r>
      </w:hyperlink>
      <w:r w:rsidRPr="000822D2">
        <w:t xml:space="preserve"> (дата обращения 30.05.2017).</w:t>
      </w:r>
      <w:bookmarkEnd w:id="97"/>
    </w:p>
    <w:p w14:paraId="7DCC94A7" w14:textId="3EDC98E9" w:rsidR="00DD2843" w:rsidRPr="000822D2" w:rsidRDefault="0053654B" w:rsidP="00F65729">
      <w:pPr>
        <w:pStyle w:val="a5"/>
        <w:numPr>
          <w:ilvl w:val="0"/>
          <w:numId w:val="20"/>
        </w:numPr>
        <w:ind w:left="0" w:firstLine="709"/>
      </w:pPr>
      <w:bookmarkStart w:id="98" w:name="_Ref484723868"/>
      <w:r w:rsidRPr="000822D2">
        <w:t xml:space="preserve">UML. [Электронный ресурс]. — Режим доступа: </w:t>
      </w:r>
      <w:hyperlink r:id="rId40" w:history="1">
        <w:r w:rsidRPr="000822D2">
          <w:rPr>
            <w:rStyle w:val="ae"/>
          </w:rPr>
          <w:t>http://www.uml.org/</w:t>
        </w:r>
      </w:hyperlink>
      <w:r w:rsidR="00636E6C">
        <w:t xml:space="preserve"> </w:t>
      </w:r>
      <w:r w:rsidRPr="000822D2">
        <w:t>(дата обращения 27.12.2016).</w:t>
      </w:r>
      <w:bookmarkEnd w:id="98"/>
      <w:r w:rsidR="00DD2843" w:rsidRPr="000822D2">
        <w:br w:type="page"/>
      </w:r>
    </w:p>
    <w:p w14:paraId="0E1A1FC0" w14:textId="1DFF7C13" w:rsidR="00074CAD" w:rsidRPr="000822D2" w:rsidRDefault="00074CAD" w:rsidP="00DA0EBF">
      <w:pPr>
        <w:pStyle w:val="1"/>
        <w:numPr>
          <w:ilvl w:val="0"/>
          <w:numId w:val="0"/>
        </w:numPr>
      </w:pPr>
      <w:bookmarkStart w:id="99" w:name="_Toc481710700"/>
      <w:bookmarkStart w:id="100" w:name="_Toc484723192"/>
      <w:r w:rsidRPr="000822D2">
        <w:lastRenderedPageBreak/>
        <w:t>Приложение А</w:t>
      </w:r>
      <w:bookmarkEnd w:id="99"/>
      <w:bookmarkEnd w:id="100"/>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101" w:name="_Toc484723193"/>
      <w:r w:rsidRPr="000822D2">
        <w:lastRenderedPageBreak/>
        <w:t>Приложение Б</w:t>
      </w:r>
      <w:bookmarkEnd w:id="101"/>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w:t>
      </w:r>
      <w:proofErr w:type="gramStart"/>
      <w:r w:rsidRPr="000822D2">
        <w:t>IMPEXPLOCAL  _</w:t>
      </w:r>
      <w:proofErr w:type="gramEnd"/>
      <w:r w:rsidRPr="000822D2">
        <w:t>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w:t>
      </w:r>
      <w:proofErr w:type="gramStart"/>
      <w:r w:rsidRPr="000822D2">
        <w:t>h .</w:t>
      </w:r>
      <w:proofErr w:type="gramEnd"/>
      <w:r w:rsidRPr="000822D2">
        <w:t xml:space="preserve">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w:t>
      </w:r>
      <w:proofErr w:type="gramStart"/>
      <w:r w:rsidRPr="000822D2">
        <w:t xml:space="preserve">name;   </w:t>
      </w:r>
      <w:proofErr w:type="gramEnd"/>
      <w:r w:rsidRPr="000822D2">
        <w:t xml:space="preserve">     /* name of a specific vector */</w:t>
      </w:r>
    </w:p>
    <w:p w14:paraId="14A1CE82" w14:textId="77777777" w:rsidR="005A2132" w:rsidRPr="000822D2" w:rsidRDefault="005A2132" w:rsidP="006A4F7B">
      <w:pPr>
        <w:pStyle w:val="af8"/>
      </w:pPr>
      <w:r w:rsidRPr="000822D2">
        <w:t xml:space="preserve">    double </w:t>
      </w:r>
      <w:proofErr w:type="gramStart"/>
      <w:r w:rsidRPr="000822D2">
        <w:t xml:space="preserve">creal;   </w:t>
      </w:r>
      <w:proofErr w:type="gramEnd"/>
      <w:r w:rsidRPr="000822D2">
        <w:t xml:space="preserve">   /* actual data value */</w:t>
      </w:r>
    </w:p>
    <w:p w14:paraId="1E7C03F5" w14:textId="77777777" w:rsidR="005A2132" w:rsidRPr="000822D2" w:rsidRDefault="005A2132" w:rsidP="006A4F7B">
      <w:pPr>
        <w:pStyle w:val="af8"/>
      </w:pPr>
      <w:r w:rsidRPr="000822D2">
        <w:t xml:space="preserve">    double </w:t>
      </w:r>
      <w:proofErr w:type="gramStart"/>
      <w:r w:rsidRPr="000822D2">
        <w:t xml:space="preserve">cimag;   </w:t>
      </w:r>
      <w:proofErr w:type="gramEnd"/>
      <w:r w:rsidRPr="000822D2">
        <w:t xml:space="preserve">   /* actual data value */</w:t>
      </w:r>
    </w:p>
    <w:p w14:paraId="16B0805C" w14:textId="77777777" w:rsidR="005A2132" w:rsidRPr="000822D2" w:rsidRDefault="005A2132" w:rsidP="006A4F7B">
      <w:pPr>
        <w:pStyle w:val="af8"/>
      </w:pPr>
      <w:r w:rsidRPr="000822D2">
        <w:t xml:space="preserve">    bool is_</w:t>
      </w:r>
      <w:proofErr w:type="gramStart"/>
      <w:r w:rsidRPr="000822D2">
        <w:t xml:space="preserve">scale;   </w:t>
      </w:r>
      <w:proofErr w:type="gramEnd"/>
      <w:r w:rsidRPr="000822D2">
        <w:t xml:space="preserve">  /* if 'name' is the scale vector */</w:t>
      </w:r>
    </w:p>
    <w:p w14:paraId="0C38FF4C" w14:textId="77777777" w:rsidR="005A2132" w:rsidRPr="000822D2" w:rsidRDefault="005A2132" w:rsidP="006A4F7B">
      <w:pPr>
        <w:pStyle w:val="af8"/>
      </w:pPr>
      <w:r w:rsidRPr="000822D2">
        <w:t xml:space="preserve">    bool is_</w:t>
      </w:r>
      <w:proofErr w:type="gramStart"/>
      <w:r w:rsidRPr="000822D2">
        <w:t xml:space="preserve">complex;   </w:t>
      </w:r>
      <w:proofErr w:type="gramEnd"/>
      <w:r w:rsidRPr="000822D2">
        <w:t>/*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w:t>
      </w:r>
      <w:proofErr w:type="gramStart"/>
      <w:r w:rsidRPr="000822D2">
        <w:t xml:space="preserve">veccount;   </w:t>
      </w:r>
      <w:proofErr w:type="gramEnd"/>
      <w:r w:rsidRPr="000822D2">
        <w:t xml:space="preserve">   /* number of vectors in plot */</w:t>
      </w:r>
    </w:p>
    <w:p w14:paraId="60AE0706" w14:textId="77777777" w:rsidR="005A2132" w:rsidRPr="000822D2" w:rsidRDefault="005A2132" w:rsidP="006A4F7B">
      <w:pPr>
        <w:pStyle w:val="af8"/>
      </w:pPr>
      <w:r w:rsidRPr="000822D2">
        <w:t xml:space="preserve">    int </w:t>
      </w:r>
      <w:proofErr w:type="gramStart"/>
      <w:r w:rsidRPr="000822D2">
        <w:t xml:space="preserve">vecindex;   </w:t>
      </w:r>
      <w:proofErr w:type="gramEnd"/>
      <w:r w:rsidRPr="000822D2">
        <w:t xml:space="preserve">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w:t>
      </w:r>
      <w:proofErr w:type="gramStart"/>
      <w:r w:rsidRPr="000822D2">
        <w:t xml:space="preserve">number;   </w:t>
      </w:r>
      <w:proofErr w:type="gramEnd"/>
      <w:r w:rsidRPr="000822D2">
        <w:t xml:space="preserve">  /* number of vector, as postion in the linked list of vectors, starts with 0 */</w:t>
      </w:r>
    </w:p>
    <w:p w14:paraId="18A348F7" w14:textId="77777777" w:rsidR="005A2132" w:rsidRPr="000822D2" w:rsidRDefault="005A2132" w:rsidP="006A4F7B">
      <w:pPr>
        <w:pStyle w:val="af8"/>
      </w:pPr>
      <w:r w:rsidRPr="000822D2">
        <w:t xml:space="preserve">    char *</w:t>
      </w:r>
      <w:proofErr w:type="gramStart"/>
      <w:r w:rsidRPr="000822D2">
        <w:t>vecname;  /</w:t>
      </w:r>
      <w:proofErr w:type="gramEnd"/>
      <w:r w:rsidRPr="000822D2">
        <w:t>* name of the actual vector */</w:t>
      </w:r>
    </w:p>
    <w:p w14:paraId="4B32DE75" w14:textId="77777777" w:rsidR="005A2132" w:rsidRPr="000822D2" w:rsidRDefault="005A2132" w:rsidP="006A4F7B">
      <w:pPr>
        <w:pStyle w:val="af8"/>
      </w:pPr>
      <w:r w:rsidRPr="000822D2">
        <w:t xml:space="preserve">    bool is_</w:t>
      </w:r>
      <w:proofErr w:type="gramStart"/>
      <w:r w:rsidRPr="000822D2">
        <w:t xml:space="preserve">real;   </w:t>
      </w:r>
      <w:proofErr w:type="gramEnd"/>
      <w:r w:rsidRPr="000822D2">
        <w:t>/* TRUE if the actual vector has real data */</w:t>
      </w:r>
    </w:p>
    <w:p w14:paraId="798D0737" w14:textId="77777777" w:rsidR="005A2132" w:rsidRPr="000822D2" w:rsidRDefault="005A2132" w:rsidP="006A4F7B">
      <w:pPr>
        <w:pStyle w:val="af8"/>
      </w:pPr>
      <w:r w:rsidRPr="000822D2">
        <w:t xml:space="preserve">    void *</w:t>
      </w:r>
      <w:proofErr w:type="gramStart"/>
      <w:r w:rsidRPr="000822D2">
        <w:t xml:space="preserve">pdvec;   </w:t>
      </w:r>
      <w:proofErr w:type="gramEnd"/>
      <w:r w:rsidRPr="000822D2">
        <w:t xml:space="preserve">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w:t>
      </w:r>
      <w:proofErr w:type="gramStart"/>
      <w:r w:rsidRPr="000822D2">
        <w:t>Init(</w:t>
      </w:r>
      <w:proofErr w:type="gramEnd"/>
      <w:r w:rsidRPr="000822D2">
        <w: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w:t>
      </w:r>
      <w:proofErr w:type="gramStart"/>
      <w:r w:rsidRPr="000822D2">
        <w:t>)(</w:t>
      </w:r>
      <w:proofErr w:type="gramEnd"/>
      <w:r w:rsidRPr="000822D2">
        <w:t>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w:t>
      </w:r>
      <w:proofErr w:type="gramStart"/>
      <w:r w:rsidRPr="000822D2">
        <w:t>)(</w:t>
      </w:r>
      <w:proofErr w:type="gramEnd"/>
      <w:r w:rsidRPr="000822D2">
        <w: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w:t>
      </w:r>
      <w:proofErr w:type="gramStart"/>
      <w:r w:rsidRPr="000822D2">
        <w:t>)(</w:t>
      </w:r>
      <w:proofErr w:type="gramEnd"/>
      <w:r w:rsidRPr="000822D2">
        <w: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immediate unloading dll, if false: just set flag, unload is done when function has returned</w:t>
      </w:r>
    </w:p>
    <w:p w14:paraId="58F3513A"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w:t>
      </w:r>
      <w:proofErr w:type="gramStart"/>
      <w:r w:rsidRPr="000822D2">
        <w:t>)(</w:t>
      </w:r>
      <w:proofErr w:type="gramEnd"/>
      <w:r w:rsidRPr="000822D2">
        <w:t>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w:t>
      </w:r>
      <w:proofErr w:type="gramStart"/>
      <w:r w:rsidRPr="000822D2">
        <w:t>)(</w:t>
      </w:r>
      <w:proofErr w:type="gramEnd"/>
      <w:r w:rsidRPr="000822D2">
        <w:t>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w:t>
      </w:r>
      <w:proofErr w:type="gramStart"/>
      <w:r w:rsidRPr="000822D2">
        <w:t>)(</w:t>
      </w:r>
      <w:proofErr w:type="gramEnd"/>
      <w:r w:rsidRPr="000822D2">
        <w:t>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w:t>
      </w:r>
      <w:proofErr w:type="gramStart"/>
      <w:r w:rsidRPr="000822D2">
        <w:t>Sync(</w:t>
      </w:r>
      <w:proofErr w:type="gramEnd"/>
      <w:r w:rsidRPr="000822D2">
        <w:t>)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w:t>
      </w:r>
      <w:proofErr w:type="gramStart"/>
      <w:r w:rsidRPr="000822D2">
        <w:t>)(</w:t>
      </w:r>
      <w:proofErr w:type="gramEnd"/>
      <w:r w:rsidRPr="000822D2">
        <w:t>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w:t>
      </w:r>
      <w:proofErr w:type="gramStart"/>
      <w:r w:rsidRPr="000822D2">
        <w:t>)(</w:t>
      </w:r>
      <w:proofErr w:type="gramEnd"/>
      <w:r w:rsidRPr="000822D2">
        <w:t>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w:t>
      </w:r>
      <w:proofErr w:type="gramStart"/>
      <w:r w:rsidRPr="000822D2">
        <w:t>)(</w:t>
      </w:r>
      <w:proofErr w:type="gramEnd"/>
      <w:r w:rsidRPr="000822D2">
        <w:t>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proofErr w:type="gramStart"/>
      <w:r w:rsidRPr="000822D2">
        <w:t>int  ngSpice</w:t>
      </w:r>
      <w:proofErr w:type="gramEnd"/>
      <w:r w:rsidRPr="000822D2">
        <w:t>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w:t>
      </w:r>
      <w:proofErr w:type="gramStart"/>
      <w:r w:rsidRPr="000822D2">
        <w:t>Init(</w:t>
      </w:r>
      <w:proofErr w:type="gramEnd"/>
      <w:r w:rsidRPr="000822D2">
        <w: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proofErr w:type="gramStart"/>
      <w:r w:rsidRPr="000822D2">
        <w:t>int  ngSpice</w:t>
      </w:r>
      <w:proofErr w:type="gramEnd"/>
      <w:r w:rsidRPr="000822D2">
        <w:t>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proofErr w:type="gramStart"/>
      <w:r w:rsidRPr="000822D2">
        <w:t>int  ngSpice</w:t>
      </w:r>
      <w:proofErr w:type="gramEnd"/>
      <w:r w:rsidRPr="000822D2">
        <w:t>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w:t>
      </w:r>
      <w:proofErr w:type="gramStart"/>
      <w:r w:rsidRPr="000822D2">
        <w:t>Info(</w:t>
      </w:r>
      <w:proofErr w:type="gramEnd"/>
      <w:r w:rsidRPr="000822D2">
        <w:t>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w:t>
      </w:r>
      <w:proofErr w:type="gramStart"/>
      <w:r w:rsidRPr="000822D2">
        <w:t>Circ(</w:t>
      </w:r>
      <w:proofErr w:type="gramEnd"/>
      <w:r w:rsidRPr="000822D2">
        <w:t>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w:t>
      </w:r>
      <w:proofErr w:type="gramStart"/>
      <w:r w:rsidRPr="000822D2">
        <w:t>AllVecs(</w:t>
      </w:r>
      <w:proofErr w:type="gramEnd"/>
      <w:r w:rsidRPr="000822D2">
        <w:t>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w:t>
      </w:r>
      <w:proofErr w:type="gramStart"/>
      <w:r w:rsidRPr="000822D2">
        <w:t>SetBkpt(</w:t>
      </w:r>
      <w:proofErr w:type="gramEnd"/>
      <w:r w:rsidRPr="000822D2">
        <w: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102" w:name="_Toc484723194"/>
      <w:r w:rsidRPr="000822D2">
        <w:lastRenderedPageBreak/>
        <w:t>Приложение</w:t>
      </w:r>
      <w:r w:rsidRPr="00F41BE5">
        <w:rPr>
          <w:lang w:val="en-US"/>
        </w:rPr>
        <w:t xml:space="preserve"> </w:t>
      </w:r>
      <w:r w:rsidRPr="000822D2">
        <w:t>В</w:t>
      </w:r>
      <w:bookmarkEnd w:id="102"/>
    </w:p>
    <w:p w14:paraId="15EA2A80" w14:textId="77777777" w:rsidR="005832FC" w:rsidRPr="000822D2" w:rsidRDefault="005832FC" w:rsidP="006A4F7B">
      <w:pPr>
        <w:jc w:val="center"/>
      </w:pPr>
      <w:r w:rsidRPr="000822D2">
        <w:t>(справочное)</w:t>
      </w:r>
    </w:p>
    <w:p w14:paraId="536D3E80" w14:textId="7ABCAA11" w:rsidR="005832FC" w:rsidRPr="006A4F7B" w:rsidRDefault="005832FC" w:rsidP="006A4F7B">
      <w:pPr>
        <w:jc w:val="center"/>
        <w:rPr>
          <w:b/>
        </w:rPr>
      </w:pPr>
      <w:r w:rsidRPr="006A4F7B">
        <w:rPr>
          <w:b/>
        </w:rPr>
        <w:t>Входные параметры модульных тестов</w:t>
      </w:r>
    </w:p>
    <w:p w14:paraId="6F26345C" w14:textId="4A9952C3" w:rsidR="005832FC" w:rsidRPr="000822D2" w:rsidRDefault="005832FC" w:rsidP="006A4F7B">
      <w:pPr>
        <w:pStyle w:val="af8"/>
      </w:pPr>
      <w:commentRangeStart w:id="103"/>
      <w:r w:rsidRPr="000822D2">
        <w:t xml:space="preserve">        [</w:t>
      </w:r>
      <w:proofErr w:type="gramStart"/>
      <w:r w:rsidRPr="000822D2">
        <w:t>TestCase(</w:t>
      </w:r>
      <w:proofErr w:type="gramEnd"/>
      <w:r w:rsidRPr="000822D2">
        <w:t>double.MinValue, double.MinValue, 0, 0, TestName = "Couple MinValue")]</w:t>
      </w:r>
    </w:p>
    <w:p w14:paraId="27B3943A" w14:textId="77777777" w:rsidR="005832FC" w:rsidRPr="000822D2" w:rsidRDefault="005832FC" w:rsidP="006A4F7B">
      <w:pPr>
        <w:pStyle w:val="af8"/>
      </w:pPr>
      <w:r w:rsidRPr="000822D2">
        <w:t xml:space="preserve">        [</w:t>
      </w:r>
      <w:proofErr w:type="gramStart"/>
      <w:r w:rsidRPr="000822D2">
        <w:t>TestCase(</w:t>
      </w:r>
      <w:proofErr w:type="gramEnd"/>
      <w:r w:rsidRPr="000822D2">
        <w:t>double.MaxValue, double.MaxValue, 0, 0, TestName = "Couple MaxValue")]</w:t>
      </w:r>
    </w:p>
    <w:p w14:paraId="2F4A30A4" w14:textId="77777777" w:rsidR="005832FC" w:rsidRPr="000822D2" w:rsidRDefault="005832FC" w:rsidP="006A4F7B">
      <w:pPr>
        <w:pStyle w:val="af8"/>
      </w:pPr>
      <w:r w:rsidRPr="000822D2">
        <w:t xml:space="preserve">        [</w:t>
      </w:r>
      <w:proofErr w:type="gramStart"/>
      <w:r w:rsidRPr="000822D2">
        <w:t>TestCase(</w:t>
      </w:r>
      <w:proofErr w:type="gramEnd"/>
      <w:r w:rsidRPr="000822D2">
        <w:t>double.NaN, double.NaN, 0, 0, TestName = "Couple NaN")]</w:t>
      </w:r>
    </w:p>
    <w:p w14:paraId="4C38C690"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double.NegativeInfinity, 0, 0, TestName = "Couple NegativeInfinity")]</w:t>
      </w:r>
    </w:p>
    <w:p w14:paraId="39266AFD" w14:textId="77777777" w:rsidR="005832FC" w:rsidRPr="000822D2" w:rsidRDefault="005832FC" w:rsidP="006A4F7B">
      <w:pPr>
        <w:pStyle w:val="af8"/>
      </w:pPr>
      <w:r w:rsidRPr="000822D2">
        <w:t xml:space="preserve">        [</w:t>
      </w:r>
      <w:proofErr w:type="gramStart"/>
      <w:r w:rsidRPr="000822D2">
        <w:t>TestCase(</w:t>
      </w:r>
      <w:proofErr w:type="gramEnd"/>
      <w:r w:rsidRPr="000822D2">
        <w:t>double.PositiveInfinity, double.PositiveInfinity, 0, 0, TestName = "Couple PositiveInfinity")]</w:t>
      </w:r>
    </w:p>
    <w:p w14:paraId="11E33C3D"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w:t>
      </w:r>
      <w:proofErr w:type="gramStart"/>
      <w:r w:rsidRPr="000822D2">
        <w:t>TestCase(</w:t>
      </w:r>
      <w:proofErr w:type="gramEnd"/>
      <w:r w:rsidRPr="000822D2">
        <w:t>0, 0, 0, 0, TestName = "Couple 0")]</w:t>
      </w:r>
    </w:p>
    <w:p w14:paraId="41168883" w14:textId="77777777" w:rsidR="005832FC" w:rsidRPr="000822D2" w:rsidRDefault="005832FC" w:rsidP="006A4F7B">
      <w:pPr>
        <w:pStyle w:val="af8"/>
      </w:pPr>
      <w:r w:rsidRPr="000822D2">
        <w:t xml:space="preserve">        [</w:t>
      </w:r>
      <w:proofErr w:type="gramStart"/>
      <w:r w:rsidRPr="000822D2">
        <w:t>TestCase(</w:t>
      </w:r>
      <w:proofErr w:type="gramEnd"/>
      <w:r w:rsidRPr="000822D2">
        <w:t>10 / Math.PI, 10, 10, 0, TestName = "1 / Math.PI, 10")]</w:t>
      </w:r>
    </w:p>
    <w:p w14:paraId="187FCE9A" w14:textId="77777777" w:rsidR="005832FC" w:rsidRPr="000822D2" w:rsidRDefault="005832FC" w:rsidP="006A4F7B">
      <w:pPr>
        <w:pStyle w:val="af8"/>
      </w:pPr>
      <w:r w:rsidRPr="000822D2">
        <w:t xml:space="preserve">        [</w:t>
      </w:r>
      <w:proofErr w:type="gramStart"/>
      <w:r w:rsidRPr="000822D2">
        <w:t>TestCase(</w:t>
      </w:r>
      <w:proofErr w:type="gramEnd"/>
      <w:r w:rsidRPr="000822D2">
        <w:t>100 / Math.PI, 100, 100, 0, TestName = "100 / Math.PI, 100,")]</w:t>
      </w:r>
    </w:p>
    <w:p w14:paraId="7A25A895" w14:textId="77777777" w:rsidR="005832FC" w:rsidRPr="000822D2" w:rsidRDefault="005832FC" w:rsidP="006A4F7B">
      <w:pPr>
        <w:pStyle w:val="af8"/>
      </w:pPr>
      <w:r w:rsidRPr="000822D2">
        <w:t xml:space="preserve">        [</w:t>
      </w:r>
      <w:proofErr w:type="gramStart"/>
      <w:r w:rsidRPr="000822D2">
        <w:t>TestCase(</w:t>
      </w:r>
      <w:proofErr w:type="gramEnd"/>
      <w:r w:rsidRPr="000822D2">
        <w:t>1000 / Math.PI, 1000, 1000, 0, TestName = "1000 / Math.PI, 1000")]</w:t>
      </w:r>
    </w:p>
    <w:p w14:paraId="32D54A7C" w14:textId="11C156A4" w:rsidR="005832FC" w:rsidRPr="000822D2" w:rsidRDefault="005832FC" w:rsidP="006A4F7B">
      <w:pPr>
        <w:pStyle w:val="af8"/>
      </w:pPr>
      <w:r w:rsidRPr="000822D2">
        <w:t xml:space="preserve">        [</w:t>
      </w:r>
      <w:proofErr w:type="gramStart"/>
      <w:r w:rsidRPr="000822D2">
        <w:t>TestCase(</w:t>
      </w:r>
      <w:proofErr w:type="gramEnd"/>
      <w:r w:rsidRPr="000822D2">
        <w:t>50000 / Math.PI, 50000, 50000, 0, TestName = "50000 / Math.PI, 50000,")]</w:t>
      </w:r>
      <w:commentRangeEnd w:id="103"/>
      <w:r w:rsidR="00A86122">
        <w:rPr>
          <w:rStyle w:val="a7"/>
          <w:rFonts w:ascii="Times New Roman" w:hAnsi="Times New Roman" w:cstheme="minorBidi"/>
          <w:lang w:val="ru-RU"/>
        </w:rPr>
        <w:commentReference w:id="103"/>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atiana Skr" w:date="2017-05-30T01:18:00Z" w:initials="TS">
    <w:p w14:paraId="3CB7B6DB" w14:textId="77777777" w:rsidR="00F65729" w:rsidRDefault="00F65729" w:rsidP="001179BE">
      <w:pPr>
        <w:pStyle w:val="a8"/>
      </w:pPr>
      <w:r>
        <w:rPr>
          <w:rStyle w:val="a7"/>
        </w:rPr>
        <w:annotationRef/>
      </w:r>
      <w:r>
        <w:t xml:space="preserve">Реферат должен содержать: </w:t>
      </w:r>
    </w:p>
    <w:p w14:paraId="291A2C60" w14:textId="77777777" w:rsidR="00F65729" w:rsidRDefault="00F65729" w:rsidP="001179BE">
      <w:pPr>
        <w:pStyle w:val="a8"/>
      </w:pPr>
      <w:r>
        <w:sym w:font="Symbol" w:char="F02D"/>
      </w:r>
      <w:r>
        <w:t xml:space="preserve"> сведения об объеме работы, количестве иллюстраций, таблиц, приложений, количестве частей и использованных источников; </w:t>
      </w:r>
    </w:p>
    <w:p w14:paraId="33BCD8D4" w14:textId="77777777" w:rsidR="00F65729" w:rsidRDefault="00F65729" w:rsidP="001179BE">
      <w:pPr>
        <w:pStyle w:val="a8"/>
      </w:pPr>
      <w:r>
        <w:sym w:font="Symbol" w:char="F02D"/>
      </w:r>
      <w:r>
        <w:t xml:space="preserve"> перечень ключевых слов (5—15 слов или словосочетаний, которые в наибольшей мере характеризуют содержание работы). Ключевые слова приводятся в именительном падеже и записываются прописными буквами в строку через запятую; </w:t>
      </w:r>
    </w:p>
    <w:p w14:paraId="763D3418" w14:textId="77777777" w:rsidR="00F65729" w:rsidRDefault="00F65729" w:rsidP="001179BE">
      <w:pPr>
        <w:pStyle w:val="a8"/>
      </w:pPr>
      <w:r>
        <w:sym w:font="Symbol" w:char="F02D"/>
      </w:r>
      <w:r>
        <w:t xml:space="preserve"> текст реферата. </w:t>
      </w:r>
    </w:p>
    <w:p w14:paraId="20C39936" w14:textId="77777777" w:rsidR="00F65729" w:rsidRDefault="00F65729" w:rsidP="001179BE">
      <w:pPr>
        <w:pStyle w:val="a8"/>
      </w:pPr>
      <w:r>
        <w:t xml:space="preserve">Текст реферата должен отражать: </w:t>
      </w:r>
    </w:p>
    <w:p w14:paraId="335CA7D7" w14:textId="77777777" w:rsidR="00F65729" w:rsidRDefault="00F65729" w:rsidP="001179BE">
      <w:pPr>
        <w:pStyle w:val="a8"/>
      </w:pPr>
      <w:r>
        <w:sym w:font="Symbol" w:char="F0B7"/>
      </w:r>
      <w:r>
        <w:t xml:space="preserve"> цель и задачи работы; </w:t>
      </w:r>
    </w:p>
    <w:p w14:paraId="457EDDE3" w14:textId="77777777" w:rsidR="00F65729" w:rsidRDefault="00F65729" w:rsidP="001179BE">
      <w:pPr>
        <w:pStyle w:val="a8"/>
      </w:pPr>
      <w:r>
        <w:sym w:font="Symbol" w:char="F0B7"/>
      </w:r>
      <w:r>
        <w:t xml:space="preserve"> краткое описание объекта разработки; </w:t>
      </w:r>
    </w:p>
    <w:p w14:paraId="7FFF579D" w14:textId="77777777" w:rsidR="00F65729" w:rsidRDefault="00F65729" w:rsidP="001179BE">
      <w:pPr>
        <w:pStyle w:val="a8"/>
      </w:pPr>
      <w:r>
        <w:sym w:font="Symbol" w:char="F0B7"/>
      </w:r>
      <w:r>
        <w:t xml:space="preserve"> метод или методологию проведения работы; </w:t>
      </w:r>
    </w:p>
    <w:p w14:paraId="4546C275" w14:textId="77777777" w:rsidR="00F65729" w:rsidRDefault="00F65729" w:rsidP="001179BE">
      <w:pPr>
        <w:pStyle w:val="a8"/>
      </w:pPr>
      <w:r>
        <w:sym w:font="Symbol" w:char="F0B7"/>
      </w:r>
      <w:r>
        <w:t xml:space="preserve"> результаты работы; </w:t>
      </w:r>
    </w:p>
    <w:p w14:paraId="7B09ED23" w14:textId="77777777" w:rsidR="00F65729" w:rsidRDefault="00F65729" w:rsidP="001179BE">
      <w:pPr>
        <w:pStyle w:val="a8"/>
      </w:pPr>
      <w:r>
        <w:sym w:font="Symbol" w:char="F02D"/>
      </w:r>
      <w:r>
        <w:t xml:space="preserve"> основные характеристики разработки (информационные, сервисные функции программной или информационной системы; технические, конструктивные, технологические, технико- эксплуатационные характеристики программного обеспечения); </w:t>
      </w:r>
    </w:p>
    <w:p w14:paraId="6405C5C1" w14:textId="77777777" w:rsidR="00F65729" w:rsidRDefault="00F65729" w:rsidP="001179BE">
      <w:pPr>
        <w:pStyle w:val="a8"/>
      </w:pPr>
      <w:r>
        <w:sym w:font="Symbol" w:char="F02D"/>
      </w:r>
      <w:r>
        <w:t xml:space="preserve"> степень внедрения (при наличии); </w:t>
      </w:r>
    </w:p>
    <w:p w14:paraId="38AA1E2E" w14:textId="77777777" w:rsidR="00F65729" w:rsidRDefault="00F65729" w:rsidP="001179BE">
      <w:pPr>
        <w:pStyle w:val="a8"/>
      </w:pPr>
      <w:r>
        <w:sym w:font="Symbol" w:char="F02D"/>
      </w:r>
      <w:r>
        <w:t xml:space="preserve"> рекомендации по внедрению или итоги внедрения результатов работы (при наличии);</w:t>
      </w:r>
    </w:p>
    <w:p w14:paraId="504213F2" w14:textId="77777777" w:rsidR="00F65729" w:rsidRDefault="00F65729" w:rsidP="001179BE">
      <w:pPr>
        <w:pStyle w:val="a8"/>
      </w:pPr>
      <w:r>
        <w:t xml:space="preserve"> </w:t>
      </w:r>
      <w:r>
        <w:sym w:font="Symbol" w:char="F02D"/>
      </w:r>
      <w:r>
        <w:t xml:space="preserve"> область применения; </w:t>
      </w:r>
    </w:p>
    <w:p w14:paraId="16ECE937" w14:textId="77777777" w:rsidR="00F65729" w:rsidRDefault="00F65729" w:rsidP="001179BE">
      <w:pPr>
        <w:pStyle w:val="a8"/>
      </w:pPr>
      <w:r>
        <w:sym w:font="Symbol" w:char="F02D"/>
      </w:r>
      <w:r>
        <w:t xml:space="preserve"> предположения о развитии объекта исследования. </w:t>
      </w:r>
    </w:p>
    <w:p w14:paraId="0FFE3E07" w14:textId="3D739A22" w:rsidR="00F65729" w:rsidRDefault="00F65729" w:rsidP="001179BE">
      <w:pPr>
        <w:pStyle w:val="a8"/>
      </w:pPr>
      <w:r>
        <w:t>Если выпускная квалификационная работа не содержит сведений по какой-либо из перечисленных структурных частей реферата, то в тексте реферата она опускается, при этом последовательность изложения сохраняется. Изложение материала в реферате должно быть кратким и точным. Следует избегать сложных грамматических оборотов. Объем реферата — 0,5—1 страница.</w:t>
      </w:r>
    </w:p>
  </w:comment>
  <w:comment w:id="1" w:author="Kalentyev Alexey" w:date="2017-06-11T16:35:00Z" w:initials="KA">
    <w:p w14:paraId="5A4C6F61" w14:textId="2519EF34" w:rsidR="00F65729" w:rsidRPr="00F65729" w:rsidRDefault="00F65729">
      <w:pPr>
        <w:pStyle w:val="a8"/>
      </w:pPr>
      <w:r>
        <w:rPr>
          <w:rStyle w:val="a7"/>
        </w:rPr>
        <w:annotationRef/>
      </w:r>
      <w:r>
        <w:t>Это фактически задачи, поэтому записать их тут, при необходимости выполнить их декомпозицию.</w:t>
      </w:r>
    </w:p>
  </w:comment>
  <w:comment w:id="2" w:author="Kalentyev Alexey" w:date="2017-06-11T16:35:00Z" w:initials="KA">
    <w:p w14:paraId="414A5463" w14:textId="65441806" w:rsidR="00F65729" w:rsidRDefault="00F65729">
      <w:pPr>
        <w:pStyle w:val="a8"/>
      </w:pPr>
      <w:r>
        <w:rPr>
          <w:rStyle w:val="a7"/>
        </w:rPr>
        <w:annotationRef/>
      </w:r>
      <w:r>
        <w:t>Хабибулина</w:t>
      </w:r>
    </w:p>
  </w:comment>
  <w:comment w:id="3" w:author="Kalentyev Alexey" w:date="2017-06-11T16:35:00Z" w:initials="KA">
    <w:p w14:paraId="267C7ACD" w14:textId="1B5C5590" w:rsidR="00F65729" w:rsidRDefault="00F65729">
      <w:pPr>
        <w:pStyle w:val="a8"/>
      </w:pPr>
      <w:r>
        <w:rPr>
          <w:rStyle w:val="a7"/>
        </w:rPr>
        <w:annotationRef/>
      </w:r>
      <w:r>
        <w:t>Я</w:t>
      </w:r>
    </w:p>
  </w:comment>
  <w:comment w:id="5" w:author="Tatiana Skr" w:date="2017-05-29T16:27:00Z" w:initials="TS">
    <w:p w14:paraId="354883E7" w14:textId="77777777" w:rsidR="00F65729" w:rsidRDefault="00F65729">
      <w:pPr>
        <w:pStyle w:val="a8"/>
      </w:pPr>
      <w:r>
        <w:rPr>
          <w:rStyle w:val="a7"/>
        </w:rPr>
        <w:annotationRef/>
      </w:r>
      <w:r>
        <w:t>Введение включает:</w:t>
      </w:r>
    </w:p>
    <w:p w14:paraId="7AE731FB" w14:textId="77777777" w:rsidR="00F65729" w:rsidRDefault="00F65729" w:rsidP="004E078B">
      <w:pPr>
        <w:pStyle w:val="a8"/>
      </w:pPr>
      <w:r>
        <w:sym w:font="Symbol" w:char="F02D"/>
      </w:r>
      <w:r>
        <w:t xml:space="preserve"> актуальность темы работы; </w:t>
      </w:r>
    </w:p>
    <w:p w14:paraId="3DC4269C" w14:textId="77777777" w:rsidR="00F65729" w:rsidRDefault="00F65729" w:rsidP="004E078B">
      <w:pPr>
        <w:pStyle w:val="a8"/>
      </w:pPr>
      <w:r>
        <w:sym w:font="Symbol" w:char="F02D"/>
      </w:r>
      <w:r>
        <w:t xml:space="preserve"> степень ее разработанности; </w:t>
      </w:r>
    </w:p>
    <w:p w14:paraId="7E9C964A" w14:textId="77777777" w:rsidR="00F65729" w:rsidRDefault="00F65729" w:rsidP="004E078B">
      <w:pPr>
        <w:pStyle w:val="a8"/>
      </w:pPr>
      <w:r>
        <w:sym w:font="Symbol" w:char="F02D"/>
      </w:r>
      <w:r>
        <w:t xml:space="preserve"> объект и предмет исследования; </w:t>
      </w:r>
    </w:p>
    <w:p w14:paraId="70B143C7" w14:textId="77777777" w:rsidR="00F65729" w:rsidRDefault="00F65729" w:rsidP="004E078B">
      <w:pPr>
        <w:pStyle w:val="a8"/>
      </w:pPr>
      <w:r>
        <w:sym w:font="Symbol" w:char="F02D"/>
      </w:r>
      <w:r>
        <w:t xml:space="preserve"> цели и задачи; </w:t>
      </w:r>
    </w:p>
    <w:p w14:paraId="2A736AFD" w14:textId="77777777" w:rsidR="00F65729" w:rsidRDefault="00F65729" w:rsidP="004E078B">
      <w:pPr>
        <w:pStyle w:val="a8"/>
      </w:pPr>
      <w:r>
        <w:sym w:font="Symbol" w:char="F02D"/>
      </w:r>
      <w:r>
        <w:t xml:space="preserve"> теоретическую и/или практическую значимость работы; </w:t>
      </w:r>
    </w:p>
    <w:p w14:paraId="21A3F402" w14:textId="77777777" w:rsidR="00F65729" w:rsidRDefault="00F65729" w:rsidP="004E078B">
      <w:pPr>
        <w:pStyle w:val="a8"/>
      </w:pPr>
      <w:r>
        <w:sym w:font="Symbol" w:char="F02D"/>
      </w:r>
      <w:r>
        <w:t xml:space="preserve"> реализацию результатов и их внедрение; </w:t>
      </w:r>
    </w:p>
    <w:p w14:paraId="0C584488" w14:textId="28DC2C80" w:rsidR="00F65729" w:rsidRDefault="00F65729" w:rsidP="004E078B">
      <w:pPr>
        <w:pStyle w:val="a8"/>
      </w:pPr>
      <w:r>
        <w:sym w:font="Symbol" w:char="F02D"/>
      </w:r>
      <w:r>
        <w:t xml:space="preserve"> структуру и основное содержание частей выпускной квалификационной работы.</w:t>
      </w:r>
    </w:p>
  </w:comment>
  <w:comment w:id="16" w:author="Kalentyev Alexey" w:date="2017-06-11T16:37:00Z" w:initials="KA">
    <w:p w14:paraId="2EA09081" w14:textId="02AAFABC" w:rsidR="00F65729" w:rsidRDefault="00F65729">
      <w:pPr>
        <w:pStyle w:val="a8"/>
      </w:pPr>
      <w:r>
        <w:rPr>
          <w:rStyle w:val="a7"/>
        </w:rPr>
        <w:annotationRef/>
      </w:r>
      <w:r>
        <w:t>Расшифровать</w:t>
      </w:r>
    </w:p>
  </w:comment>
  <w:comment w:id="17" w:author="Kalentyev Alexey" w:date="2017-06-11T16:37:00Z" w:initials="KA">
    <w:p w14:paraId="666FE37D" w14:textId="213C28E1" w:rsidR="00F65729" w:rsidRDefault="00F65729">
      <w:pPr>
        <w:pStyle w:val="a8"/>
      </w:pPr>
      <w:r>
        <w:rPr>
          <w:rStyle w:val="a7"/>
        </w:rPr>
        <w:annotationRef/>
      </w:r>
      <w:r>
        <w:t>Необходимо пояснение: что за схемы, какие модели, что за характеристики.</w:t>
      </w:r>
    </w:p>
  </w:comment>
  <w:comment w:id="38" w:author="Kalentyev Alexey" w:date="2017-06-11T16:39:00Z" w:initials="KA">
    <w:p w14:paraId="4D0EA453" w14:textId="2E7F8210" w:rsidR="00F65729" w:rsidRPr="00F65729" w:rsidRDefault="00F65729">
      <w:pPr>
        <w:pStyle w:val="a8"/>
        <w:rPr>
          <w:lang w:val="en-US"/>
        </w:rPr>
      </w:pPr>
      <w:r>
        <w:rPr>
          <w:rStyle w:val="a7"/>
        </w:rPr>
        <w:annotationRef/>
      </w:r>
      <w:r>
        <w:t>Висячая строка, подтянуть выше или опустить.</w:t>
      </w:r>
    </w:p>
  </w:comment>
  <w:comment w:id="50" w:author="Tatiana Skr" w:date="2017-06-08T21:07:00Z" w:initials="TS">
    <w:p w14:paraId="35D8FC1E" w14:textId="604CD48D" w:rsidR="00F65729" w:rsidRDefault="00F65729">
      <w:pPr>
        <w:pStyle w:val="a8"/>
      </w:pPr>
      <w:r>
        <w:rPr>
          <w:rStyle w:val="a7"/>
        </w:rPr>
        <w:annotationRef/>
      </w:r>
    </w:p>
  </w:comment>
  <w:comment w:id="69" w:author="Kalentyev Alexey" w:date="2017-06-11T17:12:00Z" w:initials="KA">
    <w:p w14:paraId="6F9633B1" w14:textId="77777777" w:rsidR="007D4894" w:rsidRDefault="007D4894">
      <w:pPr>
        <w:pStyle w:val="a8"/>
      </w:pPr>
      <w:r>
        <w:rPr>
          <w:rStyle w:val="a7"/>
        </w:rPr>
        <w:annotationRef/>
      </w:r>
      <w:r>
        <w:t xml:space="preserve">Между </w:t>
      </w:r>
      <w:r>
        <w:rPr>
          <w:lang w:val="en-US"/>
        </w:rPr>
        <w:t xml:space="preserve">Circuit </w:t>
      </w:r>
      <w:r>
        <w:t xml:space="preserve">и </w:t>
      </w:r>
      <w:r>
        <w:rPr>
          <w:lang w:val="en-US"/>
        </w:rPr>
        <w:t xml:space="preserve">IElement </w:t>
      </w:r>
      <w:r>
        <w:t>не композиция</w:t>
      </w:r>
    </w:p>
    <w:p w14:paraId="2538650F" w14:textId="0F9EB37F" w:rsidR="007D4894" w:rsidRPr="007D4894" w:rsidRDefault="007D4894">
      <w:pPr>
        <w:pStyle w:val="a8"/>
      </w:pPr>
      <w:r>
        <w:rPr>
          <w:lang w:val="en-US"/>
        </w:rPr>
        <w:t xml:space="preserve">Ngspice </w:t>
      </w:r>
      <w:r>
        <w:t xml:space="preserve">и </w:t>
      </w:r>
      <w:r>
        <w:rPr>
          <w:lang w:val="en-US"/>
        </w:rPr>
        <w:t>AC_Analysis</w:t>
      </w:r>
      <w:r>
        <w:t xml:space="preserve"> связь скорее всего в другую сторону</w:t>
      </w:r>
    </w:p>
  </w:comment>
  <w:comment w:id="72" w:author="Kalentyev Alexey" w:date="2017-06-11T17:39:00Z" w:initials="KA">
    <w:p w14:paraId="567F00F2" w14:textId="75A74EA7" w:rsidR="00070E56" w:rsidRDefault="00070E56">
      <w:pPr>
        <w:pStyle w:val="a8"/>
      </w:pPr>
      <w:r>
        <w:rPr>
          <w:rStyle w:val="a7"/>
        </w:rPr>
        <w:annotationRef/>
      </w:r>
      <w:r>
        <w:t>Не смог запустить программу, поэтому не смог проверить.</w:t>
      </w:r>
    </w:p>
  </w:comment>
  <w:comment w:id="75" w:author="Kalentyev Alexey" w:date="2017-06-11T17:39:00Z" w:initials="KA">
    <w:p w14:paraId="424331AC" w14:textId="54B65043" w:rsidR="00A86122" w:rsidRDefault="00A86122">
      <w:pPr>
        <w:pStyle w:val="a8"/>
      </w:pPr>
      <w:r>
        <w:rPr>
          <w:rStyle w:val="a7"/>
        </w:rPr>
        <w:annotationRef/>
      </w:r>
      <w:r>
        <w:t>Расширить, конкретизировав функциональные возможности модуля</w:t>
      </w:r>
    </w:p>
  </w:comment>
  <w:comment w:id="103" w:author="Kalentyev Alexey" w:date="2017-06-11T17:46:00Z" w:initials="KA">
    <w:p w14:paraId="6CBAAA02" w14:textId="106EB075" w:rsidR="00A86122" w:rsidRDefault="00A86122">
      <w:pPr>
        <w:pStyle w:val="a8"/>
      </w:pPr>
      <w:r>
        <w:rPr>
          <w:rStyle w:val="a7"/>
        </w:rPr>
        <w:annotationRef/>
      </w:r>
      <w:r>
        <w:t>Нужны описания тестов тут и в самом коде, иначе непонятно что тестируется.</w:t>
      </w:r>
      <w:bookmarkStart w:id="104" w:name="_GoBack"/>
      <w:bookmarkEnd w:id="10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FE3E07" w15:done="0"/>
  <w15:commentEx w15:paraId="5A4C6F61" w15:done="0"/>
  <w15:commentEx w15:paraId="414A5463" w15:done="0"/>
  <w15:commentEx w15:paraId="267C7ACD" w15:done="0"/>
  <w15:commentEx w15:paraId="0C584488" w15:done="0"/>
  <w15:commentEx w15:paraId="2EA09081" w15:done="0"/>
  <w15:commentEx w15:paraId="666FE37D" w15:done="0"/>
  <w15:commentEx w15:paraId="4D0EA453" w15:done="0"/>
  <w15:commentEx w15:paraId="35D8FC1E" w15:done="0"/>
  <w15:commentEx w15:paraId="2538650F" w15:done="0"/>
  <w15:commentEx w15:paraId="567F00F2" w15:done="0"/>
  <w15:commentEx w15:paraId="424331AC" w15:done="0"/>
  <w15:commentEx w15:paraId="6CBAAA0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64A61" w14:textId="77777777" w:rsidR="00FE56F0" w:rsidRDefault="00FE56F0" w:rsidP="00074CAD">
      <w:pPr>
        <w:spacing w:line="240" w:lineRule="auto"/>
      </w:pPr>
      <w:r>
        <w:separator/>
      </w:r>
    </w:p>
  </w:endnote>
  <w:endnote w:type="continuationSeparator" w:id="0">
    <w:p w14:paraId="54861070" w14:textId="77777777" w:rsidR="00FE56F0" w:rsidRDefault="00FE56F0"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239C84" w14:textId="77777777" w:rsidR="00FE56F0" w:rsidRDefault="00FE56F0" w:rsidP="00074CAD">
      <w:pPr>
        <w:spacing w:line="240" w:lineRule="auto"/>
      </w:pPr>
      <w:r>
        <w:separator/>
      </w:r>
    </w:p>
  </w:footnote>
  <w:footnote w:type="continuationSeparator" w:id="0">
    <w:p w14:paraId="1C99B937" w14:textId="77777777" w:rsidR="00FE56F0" w:rsidRDefault="00FE56F0"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Content>
      <w:p w14:paraId="04464221" w14:textId="73D13C72" w:rsidR="00F65729" w:rsidRDefault="00F65729" w:rsidP="0056228E">
        <w:pPr>
          <w:pStyle w:val="af1"/>
          <w:jc w:val="center"/>
        </w:pPr>
        <w:r>
          <w:fldChar w:fldCharType="begin"/>
        </w:r>
        <w:r>
          <w:instrText>PAGE   \* MERGEFORMAT</w:instrText>
        </w:r>
        <w:r>
          <w:fldChar w:fldCharType="separate"/>
        </w:r>
        <w:r w:rsidR="00A86122">
          <w:rPr>
            <w:noProof/>
          </w:rPr>
          <w:t>64</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a Skr">
    <w15:presenceInfo w15:providerId="Windows Live" w15:userId="9ae3cc771af37279"/>
  </w15:person>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9B6"/>
    <w:rsid w:val="002755BD"/>
    <w:rsid w:val="0028260C"/>
    <w:rsid w:val="003009D1"/>
    <w:rsid w:val="0031608D"/>
    <w:rsid w:val="00316E14"/>
    <w:rsid w:val="00322A4C"/>
    <w:rsid w:val="0032415E"/>
    <w:rsid w:val="0034508E"/>
    <w:rsid w:val="003500AC"/>
    <w:rsid w:val="00354B6D"/>
    <w:rsid w:val="00365E71"/>
    <w:rsid w:val="0038195C"/>
    <w:rsid w:val="00382063"/>
    <w:rsid w:val="00383BE4"/>
    <w:rsid w:val="003C6F35"/>
    <w:rsid w:val="003D4D8E"/>
    <w:rsid w:val="003E1EC7"/>
    <w:rsid w:val="003E6D2C"/>
    <w:rsid w:val="003E7A12"/>
    <w:rsid w:val="003F5B1D"/>
    <w:rsid w:val="00441C6B"/>
    <w:rsid w:val="00455C8C"/>
    <w:rsid w:val="004756B5"/>
    <w:rsid w:val="00487BFF"/>
    <w:rsid w:val="004A3961"/>
    <w:rsid w:val="004C5233"/>
    <w:rsid w:val="004C6C6A"/>
    <w:rsid w:val="004D025E"/>
    <w:rsid w:val="004D724E"/>
    <w:rsid w:val="004E078B"/>
    <w:rsid w:val="004E0C67"/>
    <w:rsid w:val="004E1F94"/>
    <w:rsid w:val="00502714"/>
    <w:rsid w:val="0053654B"/>
    <w:rsid w:val="00550784"/>
    <w:rsid w:val="00556407"/>
    <w:rsid w:val="0056228E"/>
    <w:rsid w:val="005730F8"/>
    <w:rsid w:val="00580536"/>
    <w:rsid w:val="00582EA5"/>
    <w:rsid w:val="005832FC"/>
    <w:rsid w:val="00594650"/>
    <w:rsid w:val="005A2132"/>
    <w:rsid w:val="005C270A"/>
    <w:rsid w:val="005D12DE"/>
    <w:rsid w:val="006002CF"/>
    <w:rsid w:val="00605160"/>
    <w:rsid w:val="006077C7"/>
    <w:rsid w:val="006165F2"/>
    <w:rsid w:val="00617FC2"/>
    <w:rsid w:val="00636E6C"/>
    <w:rsid w:val="006636F8"/>
    <w:rsid w:val="00666C66"/>
    <w:rsid w:val="006A4F7B"/>
    <w:rsid w:val="006F0517"/>
    <w:rsid w:val="006F5BAA"/>
    <w:rsid w:val="00700A93"/>
    <w:rsid w:val="007038AA"/>
    <w:rsid w:val="00705330"/>
    <w:rsid w:val="00717AB8"/>
    <w:rsid w:val="00721500"/>
    <w:rsid w:val="00733A1E"/>
    <w:rsid w:val="00743672"/>
    <w:rsid w:val="007811F6"/>
    <w:rsid w:val="007A396A"/>
    <w:rsid w:val="007D4894"/>
    <w:rsid w:val="007E6C80"/>
    <w:rsid w:val="00852DA5"/>
    <w:rsid w:val="00854FA2"/>
    <w:rsid w:val="008A6BBE"/>
    <w:rsid w:val="008B0C25"/>
    <w:rsid w:val="008D086B"/>
    <w:rsid w:val="008F5359"/>
    <w:rsid w:val="009034D9"/>
    <w:rsid w:val="00923E3F"/>
    <w:rsid w:val="009672D2"/>
    <w:rsid w:val="009C62B9"/>
    <w:rsid w:val="00A14C79"/>
    <w:rsid w:val="00A23DBC"/>
    <w:rsid w:val="00A56894"/>
    <w:rsid w:val="00A64B51"/>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6486"/>
    <w:rsid w:val="00BA4502"/>
    <w:rsid w:val="00BD6E76"/>
    <w:rsid w:val="00BF423D"/>
    <w:rsid w:val="00C5008D"/>
    <w:rsid w:val="00C514DC"/>
    <w:rsid w:val="00C60DF4"/>
    <w:rsid w:val="00C716CA"/>
    <w:rsid w:val="00C9423B"/>
    <w:rsid w:val="00CC27F0"/>
    <w:rsid w:val="00CC4C30"/>
    <w:rsid w:val="00CE03B4"/>
    <w:rsid w:val="00D11948"/>
    <w:rsid w:val="00D537B9"/>
    <w:rsid w:val="00D661FE"/>
    <w:rsid w:val="00D740BF"/>
    <w:rsid w:val="00DA0EBF"/>
    <w:rsid w:val="00DB06C2"/>
    <w:rsid w:val="00DD2843"/>
    <w:rsid w:val="00DD6A32"/>
    <w:rsid w:val="00DE2D83"/>
    <w:rsid w:val="00DF5A66"/>
    <w:rsid w:val="00E24652"/>
    <w:rsid w:val="00E31BAD"/>
    <w:rsid w:val="00E549F6"/>
    <w:rsid w:val="00E65E89"/>
    <w:rsid w:val="00EA7695"/>
    <w:rsid w:val="00ED1347"/>
    <w:rsid w:val="00EF7E25"/>
    <w:rsid w:val="00F2023F"/>
    <w:rsid w:val="00F27099"/>
    <w:rsid w:val="00F41BE5"/>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hyperlink" Target="http://rgr-toe.ru" TargetMode="External"/><Relationship Id="rId39" Type="http://schemas.openxmlformats.org/officeDocument/2006/relationships/hyperlink" Target="https://msdn.microsoft.com/ru-ru/library/26thfadc.asp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itw66.ru/blog/c_sharp/499.html"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cyberleninka.ru/article/n/metody-modelirovaniya-v-sistemah-avtomatizirovannogo-proektirovaniya-svch-ustroystv" TargetMode="External"/><Relationship Id="rId33" Type="http://schemas.openxmlformats.org/officeDocument/2006/relationships/hyperlink" Target="http://dic.academic.ru/dic.nsf/ruwiki/1700378" TargetMode="External"/><Relationship Id="rId38" Type="http://schemas.openxmlformats.org/officeDocument/2006/relationships/hyperlink" Target="https://professorweb.ru/my/csharp/optimization/level6/6_2.ph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SPI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cyberleninka.ru/article/n/obzor-sistem-skvoznogo-proektirovaniya-pechatnyh-plat-radioelektronnyh-sredstv" TargetMode="External"/><Relationship Id="rId32" Type="http://schemas.openxmlformats.org/officeDocument/2006/relationships/hyperlink" Target="https://ru.wikipedia.org/wiki/Qucs" TargetMode="External"/><Relationship Id="rId37" Type="http://schemas.openxmlformats.org/officeDocument/2006/relationships/hyperlink" Target="https://habrahabr.ru/post/318224/" TargetMode="External"/><Relationship Id="rId40" Type="http://schemas.openxmlformats.org/officeDocument/2006/relationships/hyperlink" Target="http://www.uml.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literature.cdn.keysight.com/litweb/pdf/ads2003c/cktsim/index.html" TargetMode="External"/><Relationship Id="rId36" Type="http://schemas.openxmlformats.org/officeDocument/2006/relationships/hyperlink" Target="https://habrahabr.ru/post/47732/"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wikipedia.org/wiki/Ngspic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awrcorp.com/download/faq/english/docs/Getting_Started/ch04.html" TargetMode="External"/><Relationship Id="rId30" Type="http://schemas.openxmlformats.org/officeDocument/2006/relationships/hyperlink" Target="http://cxem.net/" TargetMode="External"/><Relationship Id="rId35" Type="http://schemas.openxmlformats.org/officeDocument/2006/relationships/hyperlink" Target="https://ru.wikipedia.org/wiki/&#1059;&#1087;&#1088;&#1072;&#1074;&#1083;&#1103;&#1077;&#1084;&#1099;&#1081;_&#1082;&#1086;&#1076;"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4D708-38D0-419C-97FF-0179F32F9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65</Pages>
  <Words>13674</Words>
  <Characters>77946</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Kalentyev Alexey</cp:lastModifiedBy>
  <cp:revision>8</cp:revision>
  <cp:lastPrinted>2017-06-08T03:09:00Z</cp:lastPrinted>
  <dcterms:created xsi:type="dcterms:W3CDTF">2017-06-08T15:03:00Z</dcterms:created>
  <dcterms:modified xsi:type="dcterms:W3CDTF">2017-06-11T10:46:00Z</dcterms:modified>
</cp:coreProperties>
</file>