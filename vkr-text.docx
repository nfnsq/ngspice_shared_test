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D30A6" w14:textId="77777777" w:rsidR="00F61D8E" w:rsidRPr="000822D2" w:rsidRDefault="00DD2843" w:rsidP="000822D2">
      <w:pPr>
        <w:jc w:val="center"/>
      </w:pPr>
      <w:r w:rsidRPr="000822D2">
        <w:t>Министерство образования и науки РФ</w:t>
      </w:r>
    </w:p>
    <w:p w14:paraId="4C002E1D" w14:textId="77777777" w:rsidR="00DD2843" w:rsidRPr="000822D2" w:rsidRDefault="00DD2843" w:rsidP="000822D2">
      <w:pPr>
        <w:jc w:val="center"/>
      </w:pPr>
      <w:r w:rsidRPr="000822D2">
        <w:t>Федеральное государственное бюджетное образовательное учреждение высшего образования</w:t>
      </w:r>
    </w:p>
    <w:p w14:paraId="3DF5F842" w14:textId="77777777" w:rsidR="00DD2843" w:rsidRPr="00733A1E" w:rsidRDefault="00C716CA" w:rsidP="000822D2">
      <w:pPr>
        <w:jc w:val="center"/>
        <w:rPr>
          <w:b/>
        </w:rPr>
      </w:pPr>
      <w:r w:rsidRPr="00733A1E">
        <w:rPr>
          <w:b/>
        </w:rPr>
        <w:t>ТОМСКИЙ ГОСУДАРСТВЕННЫЙ УНИВЕРСИТЕТ СИСТЕМ УПРАВЛЕНИЯ И РАДИОЭЛЕКТРОНИКИ (ТУСУР)</w:t>
      </w:r>
    </w:p>
    <w:p w14:paraId="2041E122" w14:textId="77777777" w:rsidR="003009D1" w:rsidRPr="000822D2" w:rsidRDefault="003009D1" w:rsidP="000822D2">
      <w:pPr>
        <w:jc w:val="center"/>
      </w:pPr>
    </w:p>
    <w:p w14:paraId="1A669112" w14:textId="77777777" w:rsidR="00C716CA" w:rsidRPr="000822D2" w:rsidRDefault="00C716CA" w:rsidP="000822D2">
      <w:pPr>
        <w:jc w:val="center"/>
      </w:pPr>
      <w:r w:rsidRPr="000822D2">
        <w:t>Кафедра компьютерных систем в управлении и проектировании (КСУП)</w:t>
      </w:r>
    </w:p>
    <w:p w14:paraId="6BD83076" w14:textId="77777777" w:rsidR="00C716CA" w:rsidRPr="00733A1E" w:rsidRDefault="00C716CA" w:rsidP="000822D2">
      <w:pPr>
        <w:ind w:left="5245"/>
        <w:rPr>
          <w:b/>
        </w:rPr>
      </w:pPr>
      <w:r w:rsidRPr="00733A1E">
        <w:rPr>
          <w:b/>
        </w:rPr>
        <w:t>К ЗАЩИТЕ ДОПУСТИТЬ</w:t>
      </w:r>
    </w:p>
    <w:p w14:paraId="5FC7FF4C" w14:textId="77777777" w:rsidR="00C716CA" w:rsidRPr="000822D2" w:rsidRDefault="00C716CA" w:rsidP="000822D2">
      <w:pPr>
        <w:ind w:left="5245"/>
      </w:pPr>
      <w:r w:rsidRPr="000822D2">
        <w:t>Заведующий кафедрой КСУП</w:t>
      </w:r>
    </w:p>
    <w:p w14:paraId="1699FE1F" w14:textId="77777777" w:rsidR="00C716CA" w:rsidRPr="000822D2" w:rsidRDefault="00C716CA" w:rsidP="000822D2">
      <w:pPr>
        <w:ind w:left="5245"/>
      </w:pPr>
      <w:r w:rsidRPr="000822D2">
        <w:t>д-р техн. наук, проф.</w:t>
      </w:r>
    </w:p>
    <w:p w14:paraId="2CB6BA3D" w14:textId="77777777" w:rsidR="00C716CA" w:rsidRPr="000822D2" w:rsidRDefault="00C716CA" w:rsidP="000822D2">
      <w:pPr>
        <w:ind w:left="5245"/>
      </w:pPr>
      <w:r w:rsidRPr="000822D2">
        <w:t>_________________ Ю.А. Шурыгин</w:t>
      </w:r>
    </w:p>
    <w:p w14:paraId="79137ADE" w14:textId="77777777" w:rsidR="00C716CA" w:rsidRPr="000822D2" w:rsidRDefault="00C716CA" w:rsidP="000822D2">
      <w:pPr>
        <w:ind w:left="5245"/>
      </w:pPr>
      <w:r w:rsidRPr="000822D2">
        <w:t>_________________</w:t>
      </w:r>
    </w:p>
    <w:p w14:paraId="7B5D8623" w14:textId="77777777" w:rsidR="00C716CA" w:rsidRPr="000822D2" w:rsidRDefault="00C716CA" w:rsidP="000822D2">
      <w:pPr>
        <w:jc w:val="center"/>
      </w:pPr>
    </w:p>
    <w:p w14:paraId="4DEFF7B5" w14:textId="4D61EA6A" w:rsidR="00C716CA" w:rsidRPr="000822D2" w:rsidRDefault="00487BFF" w:rsidP="000822D2">
      <w:pPr>
        <w:jc w:val="center"/>
        <w:rPr>
          <w:b/>
        </w:rPr>
      </w:pPr>
      <w:r w:rsidRPr="000822D2">
        <w:rPr>
          <w:b/>
        </w:rPr>
        <w:t>МОДУЛЬ РАСЧЕТА ХА</w:t>
      </w:r>
      <w:r w:rsidR="00E24652" w:rsidRPr="000822D2">
        <w:rPr>
          <w:b/>
        </w:rPr>
        <w:t>РАКТЕРИСТИК ПРИНЦИПИАЛЬНЫХ СХЕМ</w:t>
      </w:r>
    </w:p>
    <w:p w14:paraId="09FEB280" w14:textId="77777777" w:rsidR="00C716CA" w:rsidRPr="000822D2" w:rsidRDefault="00C716CA" w:rsidP="000822D2">
      <w:pPr>
        <w:jc w:val="center"/>
      </w:pPr>
    </w:p>
    <w:p w14:paraId="0B128084" w14:textId="7033317D" w:rsidR="00487BFF" w:rsidRPr="000822D2" w:rsidRDefault="00C716CA" w:rsidP="000822D2">
      <w:pPr>
        <w:jc w:val="center"/>
      </w:pPr>
      <w:r w:rsidRPr="000822D2">
        <w:t>Бакалаврская работа</w:t>
      </w:r>
      <w:r w:rsidR="00487BFF" w:rsidRPr="000822D2">
        <w:t xml:space="preserve"> (дипломный проект)</w:t>
      </w:r>
    </w:p>
    <w:p w14:paraId="5FD8FB47" w14:textId="77777777" w:rsidR="00C716CA" w:rsidRPr="000822D2" w:rsidRDefault="00C716CA" w:rsidP="000822D2">
      <w:pPr>
        <w:jc w:val="center"/>
      </w:pPr>
      <w:r w:rsidRPr="000822D2">
        <w:t>по направлению 09.03.01 – Информатика и вычислительная техника</w:t>
      </w:r>
    </w:p>
    <w:p w14:paraId="222CBCE5" w14:textId="77777777" w:rsidR="00487BFF" w:rsidRPr="000822D2" w:rsidRDefault="00487BFF" w:rsidP="000822D2">
      <w:pPr>
        <w:jc w:val="center"/>
      </w:pPr>
    </w:p>
    <w:p w14:paraId="29575876" w14:textId="77777777" w:rsidR="00487BFF" w:rsidRPr="000822D2" w:rsidRDefault="00487BFF" w:rsidP="000822D2">
      <w:pPr>
        <w:jc w:val="center"/>
      </w:pPr>
      <w:r w:rsidRPr="000822D2">
        <w:t>Пояснительная записка</w:t>
      </w:r>
    </w:p>
    <w:p w14:paraId="16E97459" w14:textId="1217A9E5" w:rsidR="00487BFF" w:rsidRPr="000822D2" w:rsidRDefault="00487BFF" w:rsidP="000822D2">
      <w:pPr>
        <w:jc w:val="center"/>
      </w:pPr>
      <w:r w:rsidRPr="000822D2">
        <w:t>КСУП.</w:t>
      </w:r>
      <w:r w:rsidR="00F55351" w:rsidRPr="000822D2">
        <w:t xml:space="preserve"> </w:t>
      </w:r>
      <w:r w:rsidR="00120623" w:rsidRPr="000822D2">
        <w:t>62</w:t>
      </w:r>
      <w:r w:rsidR="00F55351" w:rsidRPr="000822D2">
        <w:t xml:space="preserve"> </w:t>
      </w:r>
      <w:r w:rsidR="00120623" w:rsidRPr="000822D2">
        <w:t>0111 – 01 81 01</w:t>
      </w:r>
    </w:p>
    <w:p w14:paraId="152126C4" w14:textId="77777777" w:rsidR="00487BFF" w:rsidRPr="000822D2" w:rsidRDefault="00487BFF" w:rsidP="000822D2">
      <w:pPr>
        <w:jc w:val="center"/>
      </w:pPr>
    </w:p>
    <w:p w14:paraId="33D8FC07" w14:textId="77777777" w:rsidR="00C716CA" w:rsidRPr="000822D2" w:rsidRDefault="00C716CA" w:rsidP="000822D2">
      <w:pPr>
        <w:ind w:left="5245"/>
      </w:pPr>
      <w:r w:rsidRPr="000822D2">
        <w:t>Студент гр. 583-1</w:t>
      </w:r>
    </w:p>
    <w:p w14:paraId="264975AE" w14:textId="77777777" w:rsidR="00C716CA" w:rsidRPr="000822D2" w:rsidRDefault="00C716CA" w:rsidP="000822D2">
      <w:pPr>
        <w:ind w:left="5245"/>
      </w:pPr>
      <w:r w:rsidRPr="000822D2">
        <w:t>_____________ Т.С. Скрябина</w:t>
      </w:r>
    </w:p>
    <w:p w14:paraId="6B346595" w14:textId="77777777" w:rsidR="00C716CA" w:rsidRPr="000822D2" w:rsidRDefault="00C716CA" w:rsidP="000822D2">
      <w:pPr>
        <w:ind w:left="5245"/>
      </w:pPr>
    </w:p>
    <w:p w14:paraId="5429E902" w14:textId="77777777" w:rsidR="00C716CA" w:rsidRPr="000822D2" w:rsidRDefault="00C716CA" w:rsidP="000822D2">
      <w:pPr>
        <w:ind w:left="5245"/>
      </w:pPr>
      <w:r w:rsidRPr="000822D2">
        <w:t>Руководитель</w:t>
      </w:r>
    </w:p>
    <w:p w14:paraId="66DCD082" w14:textId="69EB053B" w:rsidR="00C716CA" w:rsidRPr="000822D2" w:rsidRDefault="00C716CA" w:rsidP="000822D2">
      <w:pPr>
        <w:ind w:left="5245"/>
      </w:pPr>
      <w:r w:rsidRPr="000822D2">
        <w:t>к</w:t>
      </w:r>
      <w:r w:rsidR="00594650" w:rsidRPr="000822D2">
        <w:t>анд</w:t>
      </w:r>
      <w:r w:rsidRPr="000822D2">
        <w:t>.</w:t>
      </w:r>
      <w:r w:rsidR="003D6F08">
        <w:t xml:space="preserve"> </w:t>
      </w:r>
      <w:r w:rsidRPr="000822D2">
        <w:t>т</w:t>
      </w:r>
      <w:r w:rsidR="00594650" w:rsidRPr="000822D2">
        <w:t>ехн.</w:t>
      </w:r>
      <w:r w:rsidR="003D6F08">
        <w:t xml:space="preserve"> </w:t>
      </w:r>
      <w:r w:rsidR="00594650" w:rsidRPr="000822D2">
        <w:t>наук</w:t>
      </w:r>
      <w:r w:rsidRPr="000822D2">
        <w:t>, доцент каф. КСУП</w:t>
      </w:r>
    </w:p>
    <w:p w14:paraId="403802D0" w14:textId="77777777" w:rsidR="00C716CA" w:rsidRPr="000822D2" w:rsidRDefault="00C716CA" w:rsidP="000822D2">
      <w:pPr>
        <w:ind w:left="5245"/>
      </w:pPr>
      <w:r w:rsidRPr="000822D2">
        <w:t>_____________ А.А. Калентьев</w:t>
      </w:r>
    </w:p>
    <w:p w14:paraId="3FD0BB81" w14:textId="25BEC6E8" w:rsidR="00487BFF" w:rsidRPr="000822D2" w:rsidRDefault="00487BFF" w:rsidP="000822D2">
      <w:pPr>
        <w:jc w:val="center"/>
      </w:pPr>
    </w:p>
    <w:p w14:paraId="22E18215" w14:textId="77777777" w:rsidR="003E7A12" w:rsidRPr="000822D2" w:rsidRDefault="003E7A12" w:rsidP="000822D2">
      <w:pPr>
        <w:jc w:val="center"/>
      </w:pPr>
    </w:p>
    <w:p w14:paraId="45B62AD1" w14:textId="77777777" w:rsidR="00DD2843" w:rsidRPr="000822D2" w:rsidRDefault="00C716CA" w:rsidP="000822D2">
      <w:pPr>
        <w:jc w:val="center"/>
      </w:pPr>
      <w:r w:rsidRPr="000822D2">
        <w:t>Томск 2017</w:t>
      </w:r>
      <w:r w:rsidR="00DD2843" w:rsidRPr="000822D2">
        <w:br w:type="page"/>
      </w:r>
    </w:p>
    <w:p w14:paraId="78955D6D" w14:textId="1D47588F" w:rsidR="00DD2843" w:rsidRPr="000822D2" w:rsidRDefault="001179BE" w:rsidP="000822D2">
      <w:pPr>
        <w:jc w:val="center"/>
        <w:rPr>
          <w:b/>
        </w:rPr>
      </w:pPr>
      <w:commentRangeStart w:id="0"/>
      <w:r w:rsidRPr="000822D2">
        <w:rPr>
          <w:b/>
        </w:rPr>
        <w:lastRenderedPageBreak/>
        <w:t>Р</w:t>
      </w:r>
      <w:r w:rsidR="00D11948" w:rsidRPr="000822D2">
        <w:rPr>
          <w:b/>
        </w:rPr>
        <w:t>еферат</w:t>
      </w:r>
      <w:commentRangeEnd w:id="0"/>
      <w:r w:rsidRPr="000822D2">
        <w:rPr>
          <w:b/>
        </w:rPr>
        <w:commentReference w:id="0"/>
      </w:r>
    </w:p>
    <w:p w14:paraId="28A35D24" w14:textId="19447FB1" w:rsidR="007A396A" w:rsidRPr="000822D2" w:rsidRDefault="000822D2" w:rsidP="000822D2">
      <w:r>
        <w:tab/>
      </w:r>
      <w:r w:rsidR="00D11948" w:rsidRPr="000822D2">
        <w:t>Бакалаврская работа (дипломный проект)</w:t>
      </w:r>
      <w:r w:rsidR="007A396A" w:rsidRPr="000822D2">
        <w:t xml:space="preserve"> </w:t>
      </w:r>
      <w:r w:rsidR="00CC27F0" w:rsidRPr="000822D2">
        <w:t>6</w:t>
      </w:r>
      <w:r w:rsidR="00631677">
        <w:t>4</w:t>
      </w:r>
      <w:r w:rsidR="007A396A" w:rsidRPr="000822D2">
        <w:t xml:space="preserve"> с., </w:t>
      </w:r>
      <w:r w:rsidR="00C9423B" w:rsidRPr="000822D2">
        <w:t>13</w:t>
      </w:r>
      <w:r w:rsidR="007A396A" w:rsidRPr="000822D2">
        <w:t xml:space="preserve"> рис., </w:t>
      </w:r>
      <w:r w:rsidR="00C9423B" w:rsidRPr="000822D2">
        <w:t>4</w:t>
      </w:r>
      <w:r w:rsidR="007A396A" w:rsidRPr="000822D2">
        <w:t xml:space="preserve"> табл., </w:t>
      </w:r>
      <w:r w:rsidR="00C9423B" w:rsidRPr="000822D2">
        <w:t>21</w:t>
      </w:r>
      <w:r w:rsidR="007A396A" w:rsidRPr="000822D2">
        <w:t xml:space="preserve"> источников, </w:t>
      </w:r>
      <w:r w:rsidR="00C9423B" w:rsidRPr="000822D2">
        <w:t>3</w:t>
      </w:r>
      <w:r w:rsidR="007A396A" w:rsidRPr="000822D2">
        <w:t xml:space="preserve"> прилож.</w:t>
      </w:r>
    </w:p>
    <w:p w14:paraId="1E38F483" w14:textId="762960F9" w:rsidR="007A396A" w:rsidRPr="000822D2" w:rsidRDefault="000822D2" w:rsidP="000822D2">
      <w:r>
        <w:tab/>
      </w:r>
      <w:r w:rsidR="007A396A" w:rsidRPr="000822D2">
        <w:t>ПРИНЦИПИАЛЬНАЯ СХЕМА, САПР, СВЧ, РАСЧЕТ, МЕТОД, МОДУЛЬ, БИБЛИОТЕКА, ЛИНЕЙНЫЙ АНАЛИЗ.</w:t>
      </w:r>
    </w:p>
    <w:p w14:paraId="0A09158B" w14:textId="7254E8F5" w:rsidR="007A396A" w:rsidRPr="000822D2" w:rsidRDefault="000822D2" w:rsidP="000822D2">
      <w:r>
        <w:tab/>
      </w:r>
      <w:r w:rsidR="00705330" w:rsidRPr="000822D2">
        <w:t>Объектом исследования являе</w:t>
      </w:r>
      <w:r w:rsidR="007A396A" w:rsidRPr="000822D2">
        <w:t xml:space="preserve">тся </w:t>
      </w:r>
      <w:r w:rsidR="00705330" w:rsidRPr="000822D2">
        <w:t>разработка программного продукта, реализующего анализ частотных характеристик принципиальных схем</w:t>
      </w:r>
      <w:r w:rsidR="007A396A" w:rsidRPr="000822D2">
        <w:t>.</w:t>
      </w:r>
    </w:p>
    <w:p w14:paraId="198C21B5" w14:textId="761349D5" w:rsidR="007A396A" w:rsidRPr="000822D2" w:rsidRDefault="000822D2" w:rsidP="000822D2">
      <w:r>
        <w:tab/>
      </w:r>
      <w:r w:rsidR="007A396A" w:rsidRPr="000822D2">
        <w:t xml:space="preserve">Цель работы – </w:t>
      </w:r>
      <w:r w:rsidR="00705330" w:rsidRPr="000822D2">
        <w:t>разработать модуль расчета характеристик принципиальных схем.</w:t>
      </w:r>
    </w:p>
    <w:p w14:paraId="434D5BEB" w14:textId="6A1010DE" w:rsidR="00705330" w:rsidRPr="000822D2" w:rsidRDefault="000822D2" w:rsidP="000822D2">
      <w:r>
        <w:tab/>
      </w:r>
      <w:r w:rsidR="00705330" w:rsidRPr="000822D2">
        <w:t>В первой главе работы представлен процесс исследования предметной области и сделан обзор существующих СПО для симуляции аналоговых и цифровых схем.</w:t>
      </w:r>
    </w:p>
    <w:p w14:paraId="271E9D06" w14:textId="21F41569" w:rsidR="005730F8" w:rsidRPr="000822D2" w:rsidRDefault="000822D2" w:rsidP="000822D2">
      <w:r>
        <w:tab/>
      </w:r>
      <w:r w:rsidR="005730F8" w:rsidRPr="000822D2">
        <w:t>Во второй главе приведено описание функциональности выбранной библиотеки Ngspice.</w:t>
      </w:r>
    </w:p>
    <w:p w14:paraId="6599DE0E" w14:textId="33D6D258" w:rsidR="005730F8" w:rsidRPr="000822D2" w:rsidRDefault="000822D2" w:rsidP="000822D2">
      <w:r>
        <w:tab/>
      </w:r>
      <w:r w:rsidR="005730F8" w:rsidRPr="000822D2">
        <w:t>В третьей части данной работы разбирается процесс интеграции API Ngspice в .NET C# проект.</w:t>
      </w:r>
    </w:p>
    <w:p w14:paraId="4E57ED5D" w14:textId="46D0CD96" w:rsidR="005730F8" w:rsidRPr="000822D2" w:rsidRDefault="000822D2" w:rsidP="000822D2">
      <w:r>
        <w:tab/>
      </w:r>
      <w:r w:rsidR="005730F8" w:rsidRPr="000822D2">
        <w:t>В четвертой части описаны технические и функциональные возможности программного продукта в виде диаграмм UML.</w:t>
      </w:r>
    </w:p>
    <w:p w14:paraId="0BA266E2" w14:textId="4E019205" w:rsidR="007A396A" w:rsidRPr="000822D2" w:rsidRDefault="000822D2" w:rsidP="000822D2">
      <w:r>
        <w:tab/>
      </w:r>
      <w:r w:rsidR="005730F8" w:rsidRPr="000822D2">
        <w:t>Пятая глава посвящена тестированию программного продукта.</w:t>
      </w:r>
    </w:p>
    <w:p w14:paraId="62C85571" w14:textId="7A8569A4" w:rsidR="005730F8" w:rsidRPr="000822D2" w:rsidRDefault="000822D2" w:rsidP="000822D2">
      <w:r>
        <w:tab/>
      </w:r>
      <w:r w:rsidR="005730F8" w:rsidRPr="000822D2">
        <w:t>Результатом работы является программный продукт, осуществляющий анализ частотных характеристик принципиальных схем.</w:t>
      </w:r>
    </w:p>
    <w:p w14:paraId="152E2612" w14:textId="77777777" w:rsidR="00DD2843" w:rsidRPr="000822D2" w:rsidRDefault="00DD2843" w:rsidP="000822D2">
      <w:r w:rsidRPr="000822D2">
        <w:br w:type="page"/>
      </w:r>
    </w:p>
    <w:p w14:paraId="59621431" w14:textId="3029D8CC" w:rsidR="003E6D2C" w:rsidRPr="00F41BE5" w:rsidRDefault="003E6D2C" w:rsidP="000822D2">
      <w:pPr>
        <w:jc w:val="center"/>
        <w:rPr>
          <w:b/>
          <w:lang w:val="en-US"/>
        </w:rPr>
      </w:pPr>
      <w:r w:rsidRPr="00F41BE5">
        <w:rPr>
          <w:b/>
          <w:lang w:val="en-US"/>
        </w:rPr>
        <w:lastRenderedPageBreak/>
        <w:t>A</w:t>
      </w:r>
      <w:r w:rsidR="00D11948" w:rsidRPr="00F41BE5">
        <w:rPr>
          <w:b/>
          <w:lang w:val="en-US"/>
        </w:rPr>
        <w:t>bstract</w:t>
      </w:r>
    </w:p>
    <w:p w14:paraId="37FE0BBC" w14:textId="346B4FE1" w:rsidR="00FA4184" w:rsidRPr="00F41BE5" w:rsidRDefault="000822D2" w:rsidP="000822D2">
      <w:pPr>
        <w:rPr>
          <w:lang w:val="en-US"/>
        </w:rPr>
      </w:pPr>
      <w:r w:rsidRPr="00F41BE5">
        <w:rPr>
          <w:lang w:val="en-US"/>
        </w:rPr>
        <w:tab/>
      </w:r>
      <w:r w:rsidR="00FA4184" w:rsidRPr="00F41BE5">
        <w:rPr>
          <w:lang w:val="en-US"/>
        </w:rPr>
        <w:t>CIRCUIT</w:t>
      </w:r>
      <w:r w:rsidR="00AA6C6A" w:rsidRPr="00F41BE5">
        <w:rPr>
          <w:lang w:val="en-US"/>
        </w:rPr>
        <w:t xml:space="preserve"> DIAGRAM</w:t>
      </w:r>
      <w:r w:rsidR="00FA4184" w:rsidRPr="00F41BE5">
        <w:rPr>
          <w:lang w:val="en-US"/>
        </w:rPr>
        <w:t xml:space="preserve">, CAD, MICROWAVE, </w:t>
      </w:r>
      <w:r w:rsidR="00AA6C6A" w:rsidRPr="00F41BE5">
        <w:rPr>
          <w:lang w:val="en-US"/>
        </w:rPr>
        <w:t>CALCULATION, METHOD, MODULE, LIBRARY, LINEAR ANALYSIS</w:t>
      </w:r>
    </w:p>
    <w:p w14:paraId="5DE0B34F" w14:textId="247E96DB" w:rsidR="00FA4184" w:rsidRPr="000822D2" w:rsidRDefault="000822D2" w:rsidP="000822D2">
      <w:pPr>
        <w:rPr>
          <w:lang w:val="en-US"/>
        </w:rPr>
      </w:pPr>
      <w:r w:rsidRPr="00F41BE5">
        <w:rPr>
          <w:lang w:val="en-US"/>
        </w:rPr>
        <w:tab/>
      </w:r>
      <w:r w:rsidR="00AA6C6A" w:rsidRPr="000822D2">
        <w:rPr>
          <w:lang w:val="en-US"/>
        </w:rPr>
        <w:t>An</w:t>
      </w:r>
      <w:r w:rsidR="00FA4184" w:rsidRPr="000822D2">
        <w:rPr>
          <w:lang w:val="en-US"/>
        </w:rPr>
        <w:t xml:space="preserve"> object of study</w:t>
      </w:r>
      <w:r w:rsidR="00AA6C6A" w:rsidRPr="000822D2">
        <w:rPr>
          <w:lang w:val="en-US"/>
        </w:rPr>
        <w:t xml:space="preserve"> of this work</w:t>
      </w:r>
      <w:r w:rsidR="00FA4184" w:rsidRPr="000822D2">
        <w:rPr>
          <w:lang w:val="en-US"/>
        </w:rPr>
        <w:t xml:space="preserve"> is the development of a software product </w:t>
      </w:r>
      <w:r w:rsidR="00AA6C6A" w:rsidRPr="000822D2">
        <w:rPr>
          <w:lang w:val="en-US"/>
        </w:rPr>
        <w:t>which</w:t>
      </w:r>
      <w:r w:rsidR="00FA4184" w:rsidRPr="000822D2">
        <w:rPr>
          <w:lang w:val="en-US"/>
        </w:rPr>
        <w:t xml:space="preserve"> realizes the analysis of the frequency characteristics of circuit diagrams.</w:t>
      </w:r>
    </w:p>
    <w:p w14:paraId="104BC6AD" w14:textId="4650CE2F" w:rsidR="00FA4184" w:rsidRPr="000822D2" w:rsidRDefault="000822D2" w:rsidP="000822D2">
      <w:pPr>
        <w:rPr>
          <w:lang w:val="en-US"/>
        </w:rPr>
      </w:pPr>
      <w:r>
        <w:rPr>
          <w:lang w:val="en-US"/>
        </w:rPr>
        <w:tab/>
      </w:r>
      <w:r w:rsidR="00FA4184" w:rsidRPr="000822D2">
        <w:rPr>
          <w:lang w:val="en-US"/>
        </w:rPr>
        <w:t>The purpose of the work is to develop the characteristics of schematic diagrams</w:t>
      </w:r>
      <w:r w:rsidR="00AA6C6A" w:rsidRPr="000822D2">
        <w:rPr>
          <w:lang w:val="en-US"/>
        </w:rPr>
        <w:t xml:space="preserve"> calculating module</w:t>
      </w:r>
      <w:r w:rsidR="00FA4184" w:rsidRPr="000822D2">
        <w:rPr>
          <w:lang w:val="en-US"/>
        </w:rPr>
        <w:t>.</w:t>
      </w:r>
    </w:p>
    <w:p w14:paraId="4611A0AE" w14:textId="7B553F4D" w:rsidR="00FA4184" w:rsidRPr="000822D2" w:rsidRDefault="000822D2" w:rsidP="000822D2">
      <w:pPr>
        <w:rPr>
          <w:lang w:val="en-US"/>
        </w:rPr>
      </w:pPr>
      <w:r w:rsidRPr="00F41BE5">
        <w:rPr>
          <w:lang w:val="en-US"/>
        </w:rPr>
        <w:tab/>
      </w:r>
      <w:r w:rsidR="00FA4184" w:rsidRPr="000822D2">
        <w:rPr>
          <w:lang w:val="en-US"/>
        </w:rPr>
        <w:t>The first chapter of the paper presents the process of research on the subject domain and provides an overview of existing open source software for simulation of analog and digital circuits.</w:t>
      </w:r>
    </w:p>
    <w:p w14:paraId="2D4E1824" w14:textId="378BAF2A" w:rsidR="00FA4184" w:rsidRPr="000822D2" w:rsidRDefault="000822D2" w:rsidP="000822D2">
      <w:pPr>
        <w:rPr>
          <w:lang w:val="en-US"/>
        </w:rPr>
      </w:pPr>
      <w:r w:rsidRPr="00F41BE5">
        <w:rPr>
          <w:lang w:val="en-US"/>
        </w:rPr>
        <w:tab/>
      </w:r>
      <w:r w:rsidR="00FA4184" w:rsidRPr="000822D2">
        <w:rPr>
          <w:lang w:val="en-US"/>
        </w:rPr>
        <w:t>The second chapter describes the functionality of the selected Ngspice library.</w:t>
      </w:r>
    </w:p>
    <w:p w14:paraId="2800EA42" w14:textId="1D8585A7" w:rsidR="00FA4184" w:rsidRPr="000822D2" w:rsidRDefault="000822D2" w:rsidP="000822D2">
      <w:pPr>
        <w:rPr>
          <w:lang w:val="en-US"/>
        </w:rPr>
      </w:pPr>
      <w:r w:rsidRPr="00F41BE5">
        <w:rPr>
          <w:lang w:val="en-US"/>
        </w:rPr>
        <w:tab/>
      </w:r>
      <w:r w:rsidR="00FA4184" w:rsidRPr="000822D2">
        <w:rPr>
          <w:lang w:val="en-US"/>
        </w:rPr>
        <w:t>The third part of this paper deals with the i</w:t>
      </w:r>
      <w:r w:rsidR="00AA6C6A" w:rsidRPr="000822D2">
        <w:rPr>
          <w:lang w:val="en-US"/>
        </w:rPr>
        <w:t>ntegration of the Ngspice API to</w:t>
      </w:r>
      <w:r w:rsidR="00FA4184" w:rsidRPr="000822D2">
        <w:rPr>
          <w:lang w:val="en-US"/>
        </w:rPr>
        <w:t xml:space="preserve"> the .NET C # project.</w:t>
      </w:r>
    </w:p>
    <w:p w14:paraId="46279CE6" w14:textId="3D5E8D30" w:rsidR="00FA4184" w:rsidRPr="000822D2" w:rsidRDefault="000822D2" w:rsidP="000822D2">
      <w:pPr>
        <w:rPr>
          <w:lang w:val="en-US"/>
        </w:rPr>
      </w:pPr>
      <w:r w:rsidRPr="00F41BE5">
        <w:rPr>
          <w:lang w:val="en-US"/>
        </w:rPr>
        <w:tab/>
      </w:r>
      <w:r w:rsidR="00FA4184" w:rsidRPr="000822D2">
        <w:rPr>
          <w:lang w:val="en-US"/>
        </w:rPr>
        <w:t>The fourth part describes the technical and functional capabilities of the software product in the form of UML diagrams.</w:t>
      </w:r>
    </w:p>
    <w:p w14:paraId="78BB02DC" w14:textId="2F0CBD33" w:rsidR="00FA4184" w:rsidRPr="000822D2" w:rsidRDefault="000822D2" w:rsidP="000822D2">
      <w:pPr>
        <w:rPr>
          <w:lang w:val="en-US"/>
        </w:rPr>
      </w:pPr>
      <w:r w:rsidRPr="00F41BE5">
        <w:rPr>
          <w:lang w:val="en-US"/>
        </w:rPr>
        <w:tab/>
      </w:r>
      <w:r w:rsidR="00FA4184" w:rsidRPr="000822D2">
        <w:rPr>
          <w:lang w:val="en-US"/>
        </w:rPr>
        <w:t>The fifth chapter is devoted to testing a software product.</w:t>
      </w:r>
    </w:p>
    <w:p w14:paraId="4869343A" w14:textId="6EF68642" w:rsidR="00DD2843" w:rsidRPr="000822D2" w:rsidRDefault="000822D2" w:rsidP="000822D2">
      <w:pPr>
        <w:rPr>
          <w:lang w:val="en-US"/>
        </w:rPr>
      </w:pPr>
      <w:r w:rsidRPr="00F41BE5">
        <w:rPr>
          <w:lang w:val="en-US"/>
        </w:rPr>
        <w:tab/>
      </w:r>
      <w:r w:rsidR="00FA4184" w:rsidRPr="000822D2">
        <w:rPr>
          <w:lang w:val="en-US"/>
        </w:rPr>
        <w:t>The result of the work is a software product that analyzes the frequency characteristics of the circuit diagrams.</w:t>
      </w:r>
      <w:r w:rsidR="00DD2843" w:rsidRPr="000822D2">
        <w:rPr>
          <w:lang w:val="en-US"/>
        </w:rPr>
        <w:br w:type="page"/>
      </w:r>
    </w:p>
    <w:p w14:paraId="07056147" w14:textId="77777777" w:rsidR="00487BFF" w:rsidRPr="000822D2" w:rsidRDefault="00487BFF" w:rsidP="001C47E8">
      <w:pPr>
        <w:spacing w:line="240" w:lineRule="auto"/>
        <w:jc w:val="center"/>
      </w:pPr>
      <w:r w:rsidRPr="000822D2">
        <w:lastRenderedPageBreak/>
        <w:t>Министерство образования и науки РФ</w:t>
      </w:r>
    </w:p>
    <w:p w14:paraId="747189DA" w14:textId="77777777" w:rsidR="00487BFF" w:rsidRPr="000822D2" w:rsidRDefault="00487BFF" w:rsidP="001C47E8">
      <w:pPr>
        <w:spacing w:line="240" w:lineRule="auto"/>
        <w:jc w:val="center"/>
      </w:pPr>
      <w:r w:rsidRPr="000822D2">
        <w:t>Федеральное государственное бюджетное образовательное</w:t>
      </w:r>
    </w:p>
    <w:p w14:paraId="42C25EB7" w14:textId="77777777" w:rsidR="00487BFF" w:rsidRPr="000822D2" w:rsidRDefault="00487BFF" w:rsidP="001C47E8">
      <w:pPr>
        <w:spacing w:line="240" w:lineRule="auto"/>
        <w:jc w:val="center"/>
      </w:pPr>
      <w:r w:rsidRPr="000822D2">
        <w:t>учреждение высшего образования</w:t>
      </w:r>
    </w:p>
    <w:p w14:paraId="35B86953" w14:textId="77777777" w:rsidR="00487BFF" w:rsidRPr="000822D2" w:rsidRDefault="00487BFF" w:rsidP="000822D2">
      <w:pPr>
        <w:jc w:val="center"/>
      </w:pPr>
    </w:p>
    <w:p w14:paraId="7EAD5CA1" w14:textId="7CCEF9C0" w:rsidR="00487BFF" w:rsidRPr="001C47E8" w:rsidRDefault="00487BFF" w:rsidP="001C47E8">
      <w:pPr>
        <w:spacing w:line="240" w:lineRule="auto"/>
        <w:jc w:val="center"/>
        <w:rPr>
          <w:b/>
        </w:rPr>
      </w:pPr>
      <w:r w:rsidRPr="001C47E8">
        <w:rPr>
          <w:b/>
        </w:rPr>
        <w:t>ТОМСКИЙ ГОСУДАРСТВЕННЫЙ УНИВЕРСИТЕТ</w:t>
      </w:r>
    </w:p>
    <w:p w14:paraId="5BC797A1" w14:textId="77777777" w:rsidR="00487BFF" w:rsidRPr="001C47E8" w:rsidRDefault="00487BFF" w:rsidP="001C47E8">
      <w:pPr>
        <w:spacing w:line="240" w:lineRule="auto"/>
        <w:jc w:val="center"/>
        <w:rPr>
          <w:b/>
        </w:rPr>
      </w:pPr>
      <w:r w:rsidRPr="001C47E8">
        <w:rPr>
          <w:b/>
        </w:rPr>
        <w:t>СИСТЕМ УПРАВЛЕНИЯ И РАДИОЭЛЕКТРОНИКИ (ТУСУР)</w:t>
      </w:r>
    </w:p>
    <w:p w14:paraId="1310E12B" w14:textId="77777777" w:rsidR="00487BFF" w:rsidRPr="000822D2" w:rsidRDefault="00487BFF" w:rsidP="000822D2">
      <w:pPr>
        <w:jc w:val="center"/>
      </w:pPr>
    </w:p>
    <w:p w14:paraId="099AF4C2" w14:textId="77777777" w:rsidR="00487BFF" w:rsidRPr="000822D2" w:rsidRDefault="00487BFF" w:rsidP="000822D2">
      <w:pPr>
        <w:jc w:val="center"/>
      </w:pPr>
      <w:r w:rsidRPr="000822D2">
        <w:t>Кафедра компьютерных систем в управлении и проектировании (КСУП)</w:t>
      </w:r>
    </w:p>
    <w:p w14:paraId="518AAD25" w14:textId="77777777" w:rsidR="00733A1E" w:rsidRDefault="00733A1E" w:rsidP="00733A1E">
      <w:pPr>
        <w:ind w:left="5245"/>
      </w:pPr>
    </w:p>
    <w:p w14:paraId="29808648" w14:textId="4B748E7A" w:rsidR="00487BFF" w:rsidRPr="000822D2" w:rsidRDefault="00487BFF" w:rsidP="00733A1E">
      <w:pPr>
        <w:ind w:left="5245"/>
      </w:pPr>
      <w:r w:rsidRPr="000822D2">
        <w:t>УТВЕРЖДАЮ</w:t>
      </w:r>
    </w:p>
    <w:p w14:paraId="42AC3094" w14:textId="77777777" w:rsidR="00487BFF" w:rsidRPr="000822D2" w:rsidRDefault="00487BFF" w:rsidP="00733A1E">
      <w:pPr>
        <w:ind w:left="5245"/>
      </w:pPr>
      <w:r w:rsidRPr="000822D2">
        <w:t>Заведующий кафедрой КСУП</w:t>
      </w:r>
    </w:p>
    <w:p w14:paraId="62D06EFC" w14:textId="77777777" w:rsidR="00487BFF" w:rsidRPr="000822D2" w:rsidRDefault="00487BFF" w:rsidP="00733A1E">
      <w:pPr>
        <w:ind w:left="5245"/>
      </w:pPr>
      <w:r w:rsidRPr="000822D2">
        <w:t>д-р техн. наук, проф.</w:t>
      </w:r>
    </w:p>
    <w:p w14:paraId="713EB5DA" w14:textId="77777777" w:rsidR="00487BFF" w:rsidRPr="000822D2" w:rsidRDefault="00487BFF" w:rsidP="00733A1E">
      <w:pPr>
        <w:ind w:left="5245"/>
      </w:pPr>
      <w:r w:rsidRPr="000822D2">
        <w:t>______________ Ю.А.Шурыгин</w:t>
      </w:r>
    </w:p>
    <w:p w14:paraId="0DD35326" w14:textId="77777777" w:rsidR="00487BFF" w:rsidRPr="000822D2" w:rsidRDefault="00487BFF" w:rsidP="00733A1E">
      <w:pPr>
        <w:ind w:left="5245"/>
      </w:pPr>
      <w:r w:rsidRPr="000822D2">
        <w:t>______________ 20___г.</w:t>
      </w:r>
    </w:p>
    <w:p w14:paraId="7F29A275" w14:textId="77777777" w:rsidR="004A3961" w:rsidRPr="000822D2" w:rsidRDefault="004A3961" w:rsidP="000822D2"/>
    <w:p w14:paraId="7B4A518B" w14:textId="77777777" w:rsidR="00487BFF" w:rsidRPr="001C47E8" w:rsidRDefault="00487BFF" w:rsidP="000822D2">
      <w:pPr>
        <w:jc w:val="center"/>
        <w:rPr>
          <w:b/>
        </w:rPr>
      </w:pPr>
      <w:r w:rsidRPr="001C47E8">
        <w:rPr>
          <w:b/>
        </w:rPr>
        <w:t>ЗАДАНИЕ</w:t>
      </w:r>
    </w:p>
    <w:p w14:paraId="26B3E033" w14:textId="7F9DD962" w:rsidR="001C47E8" w:rsidRDefault="00487BFF" w:rsidP="00733A1E">
      <w:pPr>
        <w:spacing w:line="240" w:lineRule="auto"/>
        <w:rPr>
          <w:u w:val="single"/>
        </w:rPr>
      </w:pPr>
      <w:r w:rsidRPr="000822D2">
        <w:t>на бакалаврскую работу</w:t>
      </w:r>
      <w:r w:rsidR="00D11948" w:rsidRPr="000822D2">
        <w:t xml:space="preserve"> (дипломный проект) </w:t>
      </w:r>
      <w:r w:rsidRPr="000822D2">
        <w:t>студенту</w:t>
      </w:r>
      <w:r w:rsidR="0034508E" w:rsidRPr="000822D2">
        <w:t xml:space="preserve"> </w:t>
      </w:r>
      <w:r w:rsidR="001C47E8">
        <w:rPr>
          <w:u w:val="single"/>
        </w:rPr>
        <w:tab/>
      </w:r>
      <w:r w:rsidR="001C47E8" w:rsidRPr="000822D2">
        <w:rPr>
          <w:u w:val="single"/>
        </w:rPr>
        <w:t>Скрябиной</w:t>
      </w:r>
      <w:r w:rsidR="001C47E8">
        <w:rPr>
          <w:u w:val="single"/>
        </w:rPr>
        <w:tab/>
      </w:r>
      <w:r w:rsidR="001C47E8">
        <w:rPr>
          <w:u w:val="single"/>
        </w:rPr>
        <w:tab/>
      </w:r>
    </w:p>
    <w:p w14:paraId="6D274930" w14:textId="6F4B3C52" w:rsidR="00487BFF" w:rsidRPr="000822D2" w:rsidRDefault="001C47E8" w:rsidP="00733A1E">
      <w:pPr>
        <w:spacing w:after="240" w:line="240" w:lineRule="auto"/>
      </w:pPr>
      <w:r>
        <w:rPr>
          <w:u w:val="single"/>
        </w:rPr>
        <w:t>Татьяне</w:t>
      </w:r>
      <w:r>
        <w:rPr>
          <w:u w:val="single"/>
        </w:rPr>
        <w:tab/>
      </w:r>
      <w:r w:rsidR="0034508E" w:rsidRPr="000822D2">
        <w:rPr>
          <w:u w:val="single"/>
        </w:rPr>
        <w:t>Семеновне</w:t>
      </w:r>
      <w:r w:rsidR="000822D2">
        <w:rPr>
          <w:u w:val="single"/>
        </w:rPr>
        <w:tab/>
      </w:r>
      <w:r w:rsidR="000822D2">
        <w:rPr>
          <w:u w:val="single"/>
        </w:rPr>
        <w:tab/>
      </w:r>
      <w:r w:rsidR="000822D2">
        <w:t xml:space="preserve"> </w:t>
      </w:r>
      <w:r w:rsidR="00487BFF" w:rsidRPr="000822D2">
        <w:t xml:space="preserve">группа </w:t>
      </w:r>
      <w:r w:rsidR="000822D2">
        <w:rPr>
          <w:u w:val="single"/>
        </w:rPr>
        <w:tab/>
        <w:t>5</w:t>
      </w:r>
      <w:r w:rsidR="006002CF" w:rsidRPr="000822D2">
        <w:rPr>
          <w:u w:val="single"/>
        </w:rPr>
        <w:t>83-1</w:t>
      </w:r>
      <w:r w:rsidR="000822D2">
        <w:rPr>
          <w:u w:val="single"/>
        </w:rPr>
        <w:tab/>
      </w:r>
      <w:r w:rsidR="000822D2">
        <w:rPr>
          <w:u w:val="single"/>
        </w:rPr>
        <w:tab/>
      </w:r>
      <w:r w:rsidR="000822D2">
        <w:t xml:space="preserve">факультет </w:t>
      </w:r>
      <w:r w:rsidR="000822D2">
        <w:tab/>
      </w:r>
      <w:r w:rsidR="000822D2">
        <w:rPr>
          <w:u w:val="single"/>
        </w:rPr>
        <w:tab/>
        <w:t>В</w:t>
      </w:r>
      <w:r w:rsidR="006002CF" w:rsidRPr="000822D2">
        <w:rPr>
          <w:u w:val="single"/>
        </w:rPr>
        <w:t>С</w:t>
      </w:r>
      <w:r>
        <w:rPr>
          <w:u w:val="single"/>
        </w:rPr>
        <w:tab/>
      </w:r>
    </w:p>
    <w:p w14:paraId="172FB4D8" w14:textId="56072BE8" w:rsidR="004A3961" w:rsidRPr="000822D2" w:rsidRDefault="00487BFF" w:rsidP="00733A1E">
      <w:pPr>
        <w:spacing w:after="240" w:line="240" w:lineRule="auto"/>
      </w:pPr>
      <w:r w:rsidRPr="000822D2">
        <w:t>1. Тема рабо</w:t>
      </w:r>
      <w:r w:rsidR="001C47E8">
        <w:t xml:space="preserve">ты: </w:t>
      </w:r>
      <w:r w:rsidR="006002CF" w:rsidRPr="001C47E8">
        <w:rPr>
          <w:u w:val="single"/>
        </w:rPr>
        <w:t>Модуль расчета характеристик принципиальных схем</w:t>
      </w:r>
      <w:r w:rsidR="001C47E8">
        <w:rPr>
          <w:u w:val="single"/>
        </w:rPr>
        <w:tab/>
      </w:r>
      <w:r w:rsidR="001C47E8">
        <w:rPr>
          <w:u w:val="single"/>
        </w:rPr>
        <w:tab/>
      </w:r>
      <w:r w:rsidRPr="000822D2">
        <w:t xml:space="preserve"> (утверждена приказом по вузу от __________________ № ___________</w:t>
      </w:r>
      <w:proofErr w:type="gramStart"/>
      <w:r w:rsidRPr="000822D2">
        <w:t>_ )</w:t>
      </w:r>
      <w:proofErr w:type="gramEnd"/>
    </w:p>
    <w:p w14:paraId="1C39866E" w14:textId="4954A646" w:rsidR="004A3961" w:rsidRPr="000822D2" w:rsidRDefault="00487BFF" w:rsidP="00733A1E">
      <w:pPr>
        <w:spacing w:after="240" w:line="240" w:lineRule="auto"/>
      </w:pPr>
      <w:r w:rsidRPr="000822D2">
        <w:t xml:space="preserve">2. Срок сдачи студентом </w:t>
      </w:r>
      <w:r w:rsidR="000822D2">
        <w:t xml:space="preserve">законченного проекта: </w:t>
      </w:r>
      <w:r w:rsidR="006002CF" w:rsidRPr="001C47E8">
        <w:rPr>
          <w:u w:val="single"/>
        </w:rPr>
        <w:t>13 июня 2017 г.</w:t>
      </w:r>
    </w:p>
    <w:p w14:paraId="5817D30A" w14:textId="2625B915" w:rsidR="007038AA" w:rsidRPr="000822D2" w:rsidRDefault="00487BFF" w:rsidP="00733A1E">
      <w:pPr>
        <w:spacing w:line="240" w:lineRule="auto"/>
      </w:pPr>
      <w:r w:rsidRPr="000822D2">
        <w:t>3. Назначение и область применения с</w:t>
      </w:r>
      <w:r w:rsidR="007038AA" w:rsidRPr="000822D2">
        <w:t>истемы:</w:t>
      </w:r>
    </w:p>
    <w:p w14:paraId="65E6FA22" w14:textId="5DD88FF7" w:rsidR="004A3961" w:rsidRPr="001C47E8" w:rsidRDefault="00114CF4" w:rsidP="00733A1E">
      <w:pPr>
        <w:spacing w:after="240" w:line="240" w:lineRule="auto"/>
        <w:rPr>
          <w:u w:val="single"/>
        </w:rPr>
      </w:pPr>
      <w:r w:rsidRPr="001C47E8">
        <w:rPr>
          <w:u w:val="single"/>
        </w:rPr>
        <w:t>Разрабатываемый модуль предназначен для расчёта характеристик принципиальных схем, работающих в линейном режиме. Практическая ценность разрабатываемого модуля заключается в возможности его дальнейшего использования в составе коммерческого ПО для автоматизированного проектирования и синтеза принципиальных схем, а также автоматизированного построения моделей элементов</w:t>
      </w:r>
    </w:p>
    <w:p w14:paraId="0049A246" w14:textId="42B98091" w:rsidR="007038AA" w:rsidRPr="000822D2" w:rsidRDefault="00487BFF" w:rsidP="00733A1E">
      <w:pPr>
        <w:spacing w:line="240" w:lineRule="auto"/>
      </w:pPr>
      <w:r w:rsidRPr="000822D2">
        <w:t>4. Требования к работе</w:t>
      </w:r>
      <w:r w:rsidR="00594650" w:rsidRPr="000822D2">
        <w:t>:</w:t>
      </w:r>
    </w:p>
    <w:p w14:paraId="60621574" w14:textId="1617AB57" w:rsidR="00733A1E" w:rsidRDefault="00594650" w:rsidP="00733A1E">
      <w:pPr>
        <w:spacing w:after="240" w:line="240" w:lineRule="auto"/>
        <w:rPr>
          <w:u w:val="single"/>
        </w:rPr>
      </w:pPr>
      <w:r w:rsidRPr="001C47E8">
        <w:rPr>
          <w:u w:val="single"/>
        </w:rPr>
        <w:t>Разрабатываемый модуль должен быть разработан на языке C#, .NET 4.5, в качестве библиотеки для модульного тестирования необходимо использовать nUnit. В качестве базовой библиотеки для расчёта характеристик модуль должен использовать одну из найденных в процессе НИРС библиотек, основанных на SPICE симуляторе.</w:t>
      </w:r>
    </w:p>
    <w:p w14:paraId="2514E141" w14:textId="77777777" w:rsidR="00733A1E" w:rsidRDefault="00733A1E">
      <w:pPr>
        <w:tabs>
          <w:tab w:val="clear" w:pos="709"/>
        </w:tabs>
        <w:spacing w:after="160" w:line="259" w:lineRule="auto"/>
        <w:jc w:val="left"/>
        <w:rPr>
          <w:u w:val="single"/>
        </w:rPr>
      </w:pPr>
      <w:r>
        <w:rPr>
          <w:u w:val="single"/>
        </w:rPr>
        <w:br w:type="page"/>
      </w:r>
    </w:p>
    <w:p w14:paraId="32FDAABA" w14:textId="77777777" w:rsidR="00EF2E89" w:rsidRDefault="004A3961" w:rsidP="0026458A">
      <w:pPr>
        <w:spacing w:line="240" w:lineRule="auto"/>
      </w:pPr>
      <w:r w:rsidRPr="000822D2">
        <w:lastRenderedPageBreak/>
        <w:t>5. Перечень вопросов, подлежащих разработке</w:t>
      </w:r>
      <w:r w:rsidR="00EF2E89">
        <w:t>:</w:t>
      </w:r>
    </w:p>
    <w:p w14:paraId="2B7C85F0" w14:textId="04A0B75E" w:rsidR="004A3961" w:rsidRPr="000822D2" w:rsidRDefault="00BA23C9" w:rsidP="00733A1E">
      <w:pPr>
        <w:spacing w:after="240" w:line="240" w:lineRule="auto"/>
      </w:pPr>
      <w:r>
        <w:rPr>
          <w:u w:val="single"/>
        </w:rPr>
        <w:t xml:space="preserve">Сделать обзор библиотек для анализа схем, выбрать библиотеку на основе которого будет разработан модуль, скомпилировать выбранную библиотеку, </w:t>
      </w:r>
      <w:r w:rsidR="00EF2E89">
        <w:rPr>
          <w:u w:val="single"/>
        </w:rPr>
        <w:t xml:space="preserve">сделать маршалинг экспортируемых функций библиотеки, подключить библиотеку к </w:t>
      </w:r>
      <w:r w:rsidR="00EF2E89" w:rsidRPr="0026458A">
        <w:rPr>
          <w:u w:val="single"/>
        </w:rPr>
        <w:t>.</w:t>
      </w:r>
      <w:r w:rsidR="00EF2E89">
        <w:rPr>
          <w:u w:val="single"/>
          <w:lang w:val="en-US"/>
        </w:rPr>
        <w:t>NET</w:t>
      </w:r>
      <w:r w:rsidR="00EF2E89" w:rsidRPr="0026458A">
        <w:rPr>
          <w:u w:val="single"/>
        </w:rPr>
        <w:t xml:space="preserve"> </w:t>
      </w:r>
      <w:r w:rsidR="00EF2E89">
        <w:rPr>
          <w:u w:val="single"/>
          <w:lang w:val="en-US"/>
        </w:rPr>
        <w:t>C</w:t>
      </w:r>
      <w:r w:rsidR="00EF2E89" w:rsidRPr="0026458A">
        <w:rPr>
          <w:u w:val="single"/>
        </w:rPr>
        <w:t xml:space="preserve"># </w:t>
      </w:r>
      <w:r w:rsidR="00EF2E89">
        <w:rPr>
          <w:u w:val="single"/>
        </w:rPr>
        <w:t>проекту, реализация модуля, тестирование.</w:t>
      </w:r>
    </w:p>
    <w:p w14:paraId="00C54967" w14:textId="24A7380A" w:rsidR="00B75694" w:rsidRDefault="004A3961" w:rsidP="0026458A">
      <w:pPr>
        <w:spacing w:line="240" w:lineRule="auto"/>
      </w:pPr>
      <w:r w:rsidRPr="000822D2">
        <w:t>6. Перечень графического материала (с точным указанием обязательных чертежей):</w:t>
      </w:r>
    </w:p>
    <w:p w14:paraId="61B03C5A" w14:textId="644014D8" w:rsidR="00582EA5" w:rsidRDefault="00D531B6" w:rsidP="00733A1E">
      <w:pPr>
        <w:spacing w:after="240" w:line="240" w:lineRule="auto"/>
      </w:pPr>
      <w:r>
        <w:rPr>
          <w:u w:val="single"/>
        </w:rPr>
        <w:t xml:space="preserve">Слайды презентации, выполненые в </w:t>
      </w:r>
      <w:r>
        <w:rPr>
          <w:u w:val="single"/>
          <w:lang w:val="en-US"/>
        </w:rPr>
        <w:t>Microsoft</w:t>
      </w:r>
      <w:r w:rsidRPr="0026458A">
        <w:rPr>
          <w:u w:val="single"/>
        </w:rPr>
        <w:t xml:space="preserve"> </w:t>
      </w:r>
      <w:r>
        <w:rPr>
          <w:u w:val="single"/>
          <w:lang w:val="en-US"/>
        </w:rPr>
        <w:t>PowerPoint</w:t>
      </w:r>
      <w:r w:rsidRPr="0026458A">
        <w:rPr>
          <w:u w:val="single"/>
        </w:rPr>
        <w:t xml:space="preserve"> </w:t>
      </w:r>
      <w:r>
        <w:rPr>
          <w:u w:val="single"/>
        </w:rPr>
        <w:t>201</w:t>
      </w:r>
      <w:r w:rsidR="00B75694">
        <w:rPr>
          <w:u w:val="single"/>
        </w:rPr>
        <w:t>6.</w:t>
      </w:r>
    </w:p>
    <w:p w14:paraId="632B0C72" w14:textId="57869934" w:rsidR="004A3961" w:rsidRPr="000822D2" w:rsidRDefault="004E078B" w:rsidP="00733A1E">
      <w:pPr>
        <w:spacing w:after="240" w:line="240" w:lineRule="auto"/>
      </w:pPr>
      <w:r w:rsidRPr="000822D2">
        <w:t>ЗАДАНИЕ СОГЛАСОВАНО:</w:t>
      </w:r>
    </w:p>
    <w:p w14:paraId="57BA3BD9" w14:textId="77777777" w:rsidR="003D6F08" w:rsidRDefault="004A3961" w:rsidP="003D6F08">
      <w:pPr>
        <w:autoSpaceDE w:val="0"/>
        <w:autoSpaceDN w:val="0"/>
        <w:adjustRightInd w:val="0"/>
        <w:spacing w:line="240" w:lineRule="auto"/>
      </w:pPr>
      <w:r w:rsidRPr="000822D2">
        <w:t xml:space="preserve">Консультант по нормам и требованиям ЕСКД </w:t>
      </w:r>
    </w:p>
    <w:p w14:paraId="227ACBE6" w14:textId="3E00D2D7" w:rsidR="003D6F08" w:rsidRPr="0026458A" w:rsidRDefault="003D6F08" w:rsidP="003D6F08">
      <w:pPr>
        <w:autoSpaceDE w:val="0"/>
        <w:autoSpaceDN w:val="0"/>
        <w:adjustRightInd w:val="0"/>
        <w:spacing w:line="240" w:lineRule="auto"/>
        <w:rPr>
          <w:rFonts w:cs="Times New Roman"/>
          <w:u w:val="single"/>
        </w:rPr>
      </w:pPr>
      <w:r w:rsidRPr="0026458A">
        <w:rPr>
          <w:rFonts w:cs="Times New Roman"/>
          <w:szCs w:val="28"/>
          <w:u w:val="single"/>
        </w:rPr>
        <w:t>Хабибулина Н</w:t>
      </w:r>
      <w:r w:rsidR="00B75694">
        <w:rPr>
          <w:rFonts w:cs="Times New Roman"/>
          <w:szCs w:val="28"/>
          <w:u w:val="single"/>
        </w:rPr>
        <w:t>адежда Юрьевна,</w:t>
      </w:r>
      <w:r w:rsidRPr="0026458A">
        <w:rPr>
          <w:rFonts w:cs="Times New Roman"/>
          <w:szCs w:val="28"/>
          <w:u w:val="single"/>
        </w:rPr>
        <w:t xml:space="preserve"> канд. тех</w:t>
      </w:r>
      <w:r w:rsidR="00B75694">
        <w:rPr>
          <w:rFonts w:cs="Times New Roman"/>
          <w:szCs w:val="28"/>
          <w:u w:val="single"/>
        </w:rPr>
        <w:t>н</w:t>
      </w:r>
      <w:r w:rsidRPr="0026458A">
        <w:rPr>
          <w:rFonts w:cs="Times New Roman"/>
          <w:szCs w:val="28"/>
          <w:u w:val="single"/>
        </w:rPr>
        <w:t>. наук</w:t>
      </w:r>
      <w:r w:rsidR="00B75694">
        <w:rPr>
          <w:rFonts w:cs="Times New Roman"/>
          <w:szCs w:val="28"/>
          <w:u w:val="single"/>
        </w:rPr>
        <w:t>,</w:t>
      </w:r>
      <w:r w:rsidR="00B75694" w:rsidRPr="00B75694">
        <w:rPr>
          <w:rFonts w:cs="Times New Roman"/>
          <w:szCs w:val="28"/>
          <w:u w:val="single"/>
        </w:rPr>
        <w:t xml:space="preserve"> </w:t>
      </w:r>
      <w:r w:rsidR="00B75694" w:rsidRPr="009C7C27">
        <w:rPr>
          <w:rFonts w:cs="Times New Roman"/>
          <w:szCs w:val="28"/>
          <w:u w:val="single"/>
        </w:rPr>
        <w:t>доцент каф. КСУП</w:t>
      </w:r>
      <w:r w:rsidRPr="0026458A">
        <w:rPr>
          <w:rFonts w:cs="Times New Roman"/>
          <w:szCs w:val="28"/>
          <w:u w:val="single"/>
        </w:rPr>
        <w:t>.</w:t>
      </w:r>
      <w:r w:rsidR="00B75694">
        <w:rPr>
          <w:rFonts w:cs="Times New Roman"/>
          <w:szCs w:val="28"/>
          <w:u w:val="single"/>
        </w:rPr>
        <w:tab/>
      </w:r>
      <w:r w:rsidR="00B75694">
        <w:rPr>
          <w:rFonts w:cs="Times New Roman"/>
          <w:szCs w:val="28"/>
          <w:u w:val="single"/>
        </w:rPr>
        <w:tab/>
      </w:r>
    </w:p>
    <w:p w14:paraId="05895D77" w14:textId="278CB374" w:rsidR="004A3961" w:rsidRPr="000822D2" w:rsidRDefault="004A3961" w:rsidP="00733A1E">
      <w:pPr>
        <w:jc w:val="left"/>
      </w:pPr>
    </w:p>
    <w:p w14:paraId="6C9579C8" w14:textId="77777777" w:rsidR="00D531B6" w:rsidRDefault="004A3961" w:rsidP="0026458A">
      <w:pPr>
        <w:spacing w:line="240" w:lineRule="auto"/>
        <w:jc w:val="left"/>
      </w:pPr>
      <w:r w:rsidRPr="000822D2">
        <w:t xml:space="preserve">Руководитель проектирования </w:t>
      </w:r>
    </w:p>
    <w:p w14:paraId="6A14D92F" w14:textId="2178D919" w:rsidR="003D6F08" w:rsidRPr="0026458A" w:rsidRDefault="00D531B6" w:rsidP="0026458A">
      <w:pPr>
        <w:spacing w:line="240" w:lineRule="auto"/>
        <w:jc w:val="left"/>
        <w:rPr>
          <w:u w:val="single"/>
        </w:rPr>
      </w:pPr>
      <w:r w:rsidRPr="0026458A">
        <w:rPr>
          <w:u w:val="single"/>
        </w:rPr>
        <w:t>Калентьев Ал</w:t>
      </w:r>
      <w:r w:rsidR="003D6F08" w:rsidRPr="0026458A">
        <w:rPr>
          <w:u w:val="single"/>
        </w:rPr>
        <w:t>ексей Анатольевич, канд.</w:t>
      </w:r>
      <w:r w:rsidRPr="0026458A">
        <w:rPr>
          <w:u w:val="single"/>
        </w:rPr>
        <w:t xml:space="preserve"> техн. наук</w:t>
      </w:r>
      <w:r w:rsidR="003D6F08" w:rsidRPr="0026458A">
        <w:rPr>
          <w:u w:val="single"/>
        </w:rPr>
        <w:t>, доцент каф. КСУП.</w:t>
      </w:r>
      <w:r w:rsidR="003D6F08">
        <w:rPr>
          <w:u w:val="single"/>
        </w:rPr>
        <w:tab/>
      </w:r>
      <w:r w:rsidR="003D6F08">
        <w:rPr>
          <w:u w:val="single"/>
        </w:rPr>
        <w:tab/>
      </w:r>
    </w:p>
    <w:p w14:paraId="3A82C94B" w14:textId="77777777" w:rsidR="003D6F08" w:rsidRDefault="003D6F08" w:rsidP="00733A1E">
      <w:pPr>
        <w:rPr>
          <w:ins w:id="1" w:author="Tatiana Skr" w:date="2017-06-12T13:23:00Z"/>
        </w:rPr>
      </w:pPr>
    </w:p>
    <w:p w14:paraId="68A99D24" w14:textId="4EEECEDD" w:rsidR="004A3961" w:rsidRPr="000822D2" w:rsidRDefault="004A3961" w:rsidP="00733A1E">
      <w:r w:rsidRPr="000822D2">
        <w:t>«_____» _______________</w:t>
      </w:r>
      <w:r w:rsidR="00733A1E">
        <w:t xml:space="preserve">____ 20__ г. </w:t>
      </w:r>
      <w:r w:rsidR="00733A1E">
        <w:tab/>
      </w:r>
      <w:r w:rsidR="00733A1E">
        <w:tab/>
      </w:r>
      <w:r w:rsidR="00733A1E">
        <w:tab/>
      </w:r>
      <w:r w:rsidR="00733A1E">
        <w:tab/>
        <w:t>Подпись________</w:t>
      </w:r>
    </w:p>
    <w:p w14:paraId="4DFE6B6F" w14:textId="2FB248AE" w:rsidR="004A3961" w:rsidRPr="000822D2" w:rsidRDefault="004A3961" w:rsidP="00733A1E">
      <w:r w:rsidRPr="000822D2">
        <w:t>Задание принято к исполнению</w:t>
      </w:r>
    </w:p>
    <w:p w14:paraId="346C56BE" w14:textId="77777777" w:rsidR="004A3961" w:rsidRPr="000822D2" w:rsidRDefault="004A3961" w:rsidP="00733A1E">
      <w:r w:rsidRPr="000822D2">
        <w:t xml:space="preserve">«_____» ___________________ 20__ г. </w:t>
      </w:r>
      <w:r w:rsidRPr="000822D2">
        <w:tab/>
      </w:r>
      <w:r w:rsidRPr="000822D2">
        <w:tab/>
      </w:r>
      <w:r w:rsidRPr="000822D2">
        <w:tab/>
      </w:r>
      <w:r w:rsidRPr="000822D2">
        <w:tab/>
        <w:t>Студент________</w:t>
      </w:r>
    </w:p>
    <w:p w14:paraId="3B48938F" w14:textId="67F06D1E" w:rsidR="004A3961" w:rsidRPr="000822D2" w:rsidRDefault="00733A1E" w:rsidP="00733A1E">
      <w:pPr>
        <w:tabs>
          <w:tab w:val="clear" w:pos="709"/>
          <w:tab w:val="left" w:pos="8222"/>
        </w:tabs>
      </w:pPr>
      <w:r>
        <w:tab/>
      </w:r>
      <w:r w:rsidR="004A3961" w:rsidRPr="000822D2">
        <w:t>подпись</w:t>
      </w:r>
    </w:p>
    <w:p w14:paraId="23F0EA05" w14:textId="77777777" w:rsidR="003D4D8E" w:rsidRPr="000822D2" w:rsidRDefault="003D4D8E" w:rsidP="000822D2">
      <w:pPr>
        <w:sectPr w:rsidR="003D4D8E" w:rsidRPr="000822D2" w:rsidSect="00074CAD">
          <w:headerReference w:type="default" r:id="rId10"/>
          <w:pgSz w:w="11906" w:h="16838"/>
          <w:pgMar w:top="1134" w:right="567" w:bottom="1134" w:left="1701" w:header="709" w:footer="709" w:gutter="0"/>
          <w:cols w:space="708"/>
          <w:titlePg/>
          <w:docGrid w:linePitch="381"/>
        </w:sectPr>
      </w:pPr>
    </w:p>
    <w:p w14:paraId="5C8B5775" w14:textId="7C7A3632" w:rsidR="00DD2843" w:rsidRPr="000822D2" w:rsidRDefault="003D4D8E" w:rsidP="001C47E8">
      <w:pPr>
        <w:jc w:val="center"/>
      </w:pPr>
      <w:r w:rsidRPr="000822D2">
        <w:rPr>
          <w:noProof/>
          <w:lang w:eastAsia="ru-RU"/>
        </w:rPr>
        <w:lastRenderedPageBreak/>
        <mc:AlternateContent>
          <mc:Choice Requires="wpg">
            <w:drawing>
              <wp:anchor distT="0" distB="0" distL="114300" distR="114300" simplePos="0" relativeHeight="251665408" behindDoc="0" locked="0" layoutInCell="1" allowOverlap="1" wp14:editId="00FC4252">
                <wp:simplePos x="0" y="0"/>
                <wp:positionH relativeFrom="margin">
                  <wp:posOffset>-360680</wp:posOffset>
                </wp:positionH>
                <wp:positionV relativeFrom="paragraph">
                  <wp:posOffset>-528481</wp:posOffset>
                </wp:positionV>
                <wp:extent cx="6588760" cy="10189210"/>
                <wp:effectExtent l="0" t="0" r="21590"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58" name="Rectangle 53"/>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54"/>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55"/>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56"/>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7"/>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58"/>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59"/>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60"/>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61"/>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62"/>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63"/>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E8B3D" w14:textId="77777777" w:rsidR="00BA23C9" w:rsidRDefault="00BA23C9" w:rsidP="00A64B51">
                              <w:pPr>
                                <w:pStyle w:val="afb"/>
                                <w:jc w:val="center"/>
                                <w:rPr>
                                  <w:sz w:val="18"/>
                                </w:rPr>
                              </w:pPr>
                              <w:r>
                                <w:rPr>
                                  <w:sz w:val="18"/>
                                </w:rPr>
                                <w:t>Изм.</w:t>
                              </w:r>
                            </w:p>
                          </w:txbxContent>
                        </wps:txbx>
                        <wps:bodyPr rot="0" vert="horz" wrap="square" lIns="12700" tIns="12700" rIns="12700" bIns="12700" anchor="t" anchorCtr="0" upright="1">
                          <a:noAutofit/>
                        </wps:bodyPr>
                      </wps:wsp>
                      <wps:wsp>
                        <wps:cNvPr id="69" name="Rectangle 64"/>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07A01" w14:textId="77777777" w:rsidR="00BA23C9" w:rsidRDefault="00BA23C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0" name="Rectangle 65"/>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53FD9" w14:textId="77777777" w:rsidR="00BA23C9" w:rsidRDefault="00BA23C9" w:rsidP="00A64B51">
                              <w:pPr>
                                <w:pStyle w:val="afb"/>
                                <w:jc w:val="center"/>
                                <w:rPr>
                                  <w:sz w:val="18"/>
                                </w:rPr>
                              </w:pPr>
                              <w:r>
                                <w:rPr>
                                  <w:sz w:val="18"/>
                                </w:rPr>
                                <w:t>№ докум.</w:t>
                              </w:r>
                            </w:p>
                          </w:txbxContent>
                        </wps:txbx>
                        <wps:bodyPr rot="0" vert="horz" wrap="square" lIns="12700" tIns="12700" rIns="12700" bIns="12700" anchor="t" anchorCtr="0" upright="1">
                          <a:noAutofit/>
                        </wps:bodyPr>
                      </wps:wsp>
                      <wps:wsp>
                        <wps:cNvPr id="71" name="Rectangle 66"/>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F2640" w14:textId="77777777" w:rsidR="00BA23C9" w:rsidRDefault="00BA23C9" w:rsidP="00A64B51">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B247C" w14:textId="77777777" w:rsidR="00BA23C9" w:rsidRDefault="00BA23C9" w:rsidP="00A64B51">
                              <w:pPr>
                                <w:pStyle w:val="afb"/>
                                <w:jc w:val="center"/>
                                <w:rPr>
                                  <w:sz w:val="18"/>
                                </w:rPr>
                              </w:pPr>
                              <w:r>
                                <w:rPr>
                                  <w:sz w:val="18"/>
                                </w:rPr>
                                <w:t>Дата</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3B4F0" w14:textId="77777777" w:rsidR="00BA23C9" w:rsidRDefault="00BA23C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4" name="Rectangle 69"/>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139D3" w14:textId="7E74F38E" w:rsidR="00BA23C9" w:rsidRPr="001B4075" w:rsidRDefault="00BA23C9" w:rsidP="00A64B51">
                              <w:pPr>
                                <w:pStyle w:val="afb"/>
                                <w:jc w:val="center"/>
                                <w:rPr>
                                  <w:sz w:val="18"/>
                                  <w:lang w:val="ru-RU"/>
                                </w:rPr>
                              </w:pPr>
                              <w:r>
                                <w:rPr>
                                  <w:sz w:val="18"/>
                                  <w:lang w:val="ru-RU"/>
                                </w:rPr>
                                <w:t>6</w:t>
                              </w:r>
                            </w:p>
                          </w:txbxContent>
                        </wps:txbx>
                        <wps:bodyPr rot="0" vert="horz" wrap="square" lIns="12700" tIns="12700" rIns="12700" bIns="12700" anchor="t" anchorCtr="0" upright="1">
                          <a:noAutofit/>
                        </wps:bodyPr>
                      </wps:wsp>
                      <wps:wsp>
                        <wps:cNvPr id="75" name="Rectangle 70"/>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416F1" w14:textId="3137D1E2" w:rsidR="00BA23C9" w:rsidRPr="001B4075" w:rsidRDefault="00BA23C9" w:rsidP="00A64B51">
                              <w:pPr>
                                <w:pStyle w:val="afb"/>
                                <w:jc w:val="center"/>
                                <w:rPr>
                                  <w:rFonts w:ascii="Journal" w:hAnsi="Journal"/>
                                  <w:lang w:val="ru-RU"/>
                                </w:rPr>
                              </w:pPr>
                              <w:r>
                                <w:rPr>
                                  <w:lang w:val="ru-RU"/>
                                </w:rPr>
                                <w:t>КСУП 62 0111 – 01 81 01</w:t>
                              </w:r>
                            </w:p>
                          </w:txbxContent>
                        </wps:txbx>
                        <wps:bodyPr rot="0" vert="horz" wrap="square" lIns="12700" tIns="12700" rIns="12700" bIns="12700" anchor="t" anchorCtr="0" upright="1">
                          <a:noAutofit/>
                        </wps:bodyPr>
                      </wps:wsp>
                      <wps:wsp>
                        <wps:cNvPr id="76" name="Line 71"/>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2"/>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3"/>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4"/>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75"/>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 name="Group 76"/>
                        <wpg:cNvGrpSpPr>
                          <a:grpSpLocks/>
                        </wpg:cNvGrpSpPr>
                        <wpg:grpSpPr bwMode="auto">
                          <a:xfrm>
                            <a:off x="1151" y="14967"/>
                            <a:ext cx="2491" cy="248"/>
                            <a:chOff x="0" y="0"/>
                            <a:chExt cx="19999" cy="20000"/>
                          </a:xfrm>
                        </wpg:grpSpPr>
                        <wps:wsp>
                          <wps:cNvPr id="82"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0D35F" w14:textId="77777777" w:rsidR="00BA23C9" w:rsidRDefault="00BA23C9" w:rsidP="00A64B51">
                                <w:pPr>
                                  <w:pStyle w:val="afb"/>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83"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C9B7" w14:textId="77CFF9AD" w:rsidR="00BA23C9" w:rsidRPr="001B4075" w:rsidRDefault="00BA23C9" w:rsidP="00A64B51">
                                <w:pPr>
                                  <w:pStyle w:val="afb"/>
                                  <w:rPr>
                                    <w:sz w:val="18"/>
                                    <w:lang w:val="ru-RU"/>
                                  </w:rPr>
                                </w:pPr>
                                <w:r>
                                  <w:rPr>
                                    <w:sz w:val="18"/>
                                    <w:lang w:val="ru-RU"/>
                                  </w:rPr>
                                  <w:t>Скрябина</w:t>
                                </w:r>
                              </w:p>
                            </w:txbxContent>
                          </wps:txbx>
                          <wps:bodyPr rot="0" vert="horz" wrap="square" lIns="12700" tIns="12700" rIns="12700" bIns="12700" anchor="t" anchorCtr="0" upright="1">
                            <a:noAutofit/>
                          </wps:bodyPr>
                        </wps:wsp>
                      </wpg:grpSp>
                      <wpg:grpSp>
                        <wpg:cNvPr id="84" name="Group 79"/>
                        <wpg:cNvGrpSpPr>
                          <a:grpSpLocks/>
                        </wpg:cNvGrpSpPr>
                        <wpg:grpSpPr bwMode="auto">
                          <a:xfrm>
                            <a:off x="1151" y="15245"/>
                            <a:ext cx="2491" cy="248"/>
                            <a:chOff x="0" y="0"/>
                            <a:chExt cx="19999" cy="20000"/>
                          </a:xfrm>
                        </wpg:grpSpPr>
                        <wps:wsp>
                          <wps:cNvPr id="85"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C4208" w14:textId="77777777" w:rsidR="00BA23C9" w:rsidRDefault="00BA23C9" w:rsidP="00A64B51">
                                <w:pPr>
                                  <w:pStyle w:val="afb"/>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86"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EA80" w14:textId="00069E1D" w:rsidR="00BA23C9" w:rsidRPr="001B4075" w:rsidRDefault="00BA23C9" w:rsidP="00A64B51">
                                <w:pPr>
                                  <w:pStyle w:val="afb"/>
                                  <w:rPr>
                                    <w:sz w:val="18"/>
                                    <w:lang w:val="ru-RU"/>
                                  </w:rPr>
                                </w:pPr>
                                <w:r>
                                  <w:rPr>
                                    <w:sz w:val="18"/>
                                    <w:lang w:val="ru-RU"/>
                                  </w:rPr>
                                  <w:t>Калентьев</w:t>
                                </w:r>
                              </w:p>
                            </w:txbxContent>
                          </wps:txbx>
                          <wps:bodyPr rot="0" vert="horz" wrap="square" lIns="12700" tIns="12700" rIns="12700" bIns="12700" anchor="t" anchorCtr="0" upright="1">
                            <a:noAutofit/>
                          </wps:bodyPr>
                        </wps:wsp>
                      </wpg:grpSp>
                      <wpg:grpSp>
                        <wpg:cNvPr id="87" name="Group 82"/>
                        <wpg:cNvGrpSpPr>
                          <a:grpSpLocks/>
                        </wpg:cNvGrpSpPr>
                        <wpg:grpSpPr bwMode="auto">
                          <a:xfrm>
                            <a:off x="1151" y="15530"/>
                            <a:ext cx="2491" cy="248"/>
                            <a:chOff x="0" y="0"/>
                            <a:chExt cx="19999" cy="20000"/>
                          </a:xfrm>
                        </wpg:grpSpPr>
                        <wps:wsp>
                          <wps:cNvPr id="88"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9EFD0" w14:textId="77777777" w:rsidR="00BA23C9" w:rsidRPr="001B4075" w:rsidRDefault="00BA23C9" w:rsidP="00A64B51"/>
                            </w:txbxContent>
                          </wps:txbx>
                          <wps:bodyPr rot="0" vert="horz" wrap="square" lIns="12700" tIns="12700" rIns="12700" bIns="12700" anchor="t" anchorCtr="0" upright="1">
                            <a:noAutofit/>
                          </wps:bodyPr>
                        </wps:wsp>
                        <wps:wsp>
                          <wps:cNvPr id="89"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11EB0F" w14:textId="77777777" w:rsidR="00BA23C9" w:rsidRPr="001B4075" w:rsidRDefault="00BA23C9" w:rsidP="00A64B51"/>
                            </w:txbxContent>
                          </wps:txbx>
                          <wps:bodyPr rot="0" vert="horz" wrap="square" lIns="12700" tIns="12700" rIns="12700" bIns="12700" anchor="t" anchorCtr="0" upright="1">
                            <a:noAutofit/>
                          </wps:bodyPr>
                        </wps:wsp>
                      </wpg:grpSp>
                      <wpg:grpSp>
                        <wpg:cNvPr id="90" name="Group 85"/>
                        <wpg:cNvGrpSpPr>
                          <a:grpSpLocks/>
                        </wpg:cNvGrpSpPr>
                        <wpg:grpSpPr bwMode="auto">
                          <a:xfrm>
                            <a:off x="1151" y="15807"/>
                            <a:ext cx="2491" cy="248"/>
                            <a:chOff x="0" y="0"/>
                            <a:chExt cx="19999" cy="20000"/>
                          </a:xfrm>
                        </wpg:grpSpPr>
                        <wps:wsp>
                          <wps:cNvPr id="91"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378E4" w14:textId="77777777" w:rsidR="00BA23C9" w:rsidRDefault="00BA23C9" w:rsidP="00A64B51">
                                <w:pPr>
                                  <w:pStyle w:val="afb"/>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92"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17F85" w14:textId="77777777" w:rsidR="00BA23C9" w:rsidRPr="001B4075" w:rsidRDefault="00BA23C9" w:rsidP="00A64B51">
                                <w:pPr>
                                  <w:pStyle w:val="af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93" name="Group 88"/>
                        <wpg:cNvGrpSpPr>
                          <a:grpSpLocks/>
                        </wpg:cNvGrpSpPr>
                        <wpg:grpSpPr bwMode="auto">
                          <a:xfrm>
                            <a:off x="1151" y="16084"/>
                            <a:ext cx="2491" cy="248"/>
                            <a:chOff x="0" y="0"/>
                            <a:chExt cx="19999" cy="20000"/>
                          </a:xfrm>
                        </wpg:grpSpPr>
                        <wps:wsp>
                          <wps:cNvPr id="94"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5F019" w14:textId="77777777" w:rsidR="00BA23C9" w:rsidRDefault="00BA23C9" w:rsidP="00A64B51">
                                <w:pPr>
                                  <w:pStyle w:val="afb"/>
                                  <w:rPr>
                                    <w:sz w:val="18"/>
                                  </w:rPr>
                                </w:pPr>
                                <w:r>
                                  <w:rPr>
                                    <w:sz w:val="18"/>
                                  </w:rPr>
                                  <w:t xml:space="preserve"> </w:t>
                                </w:r>
                                <w:r>
                                  <w:rPr>
                                    <w:sz w:val="18"/>
                                  </w:rPr>
                                  <w:t>Утверд.</w:t>
                                </w:r>
                              </w:p>
                            </w:txbxContent>
                          </wps:txbx>
                          <wps:bodyPr rot="0" vert="horz" wrap="square" lIns="12700" tIns="12700" rIns="12700" bIns="12700" anchor="t" anchorCtr="0" upright="1">
                            <a:noAutofit/>
                          </wps:bodyPr>
                        </wps:wsp>
                        <wps:wsp>
                          <wps:cNvPr id="95"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8E6AB" w14:textId="77777777" w:rsidR="00BA23C9" w:rsidRPr="001B4075" w:rsidRDefault="00BA23C9" w:rsidP="00A64B51">
                                <w:pPr>
                                  <w:pStyle w:val="af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96" name="Line 91"/>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92"/>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0410" w14:textId="6956283A" w:rsidR="00BA23C9" w:rsidRPr="00BE37FC" w:rsidRDefault="00BA23C9" w:rsidP="00D661FE">
                              <w:pPr>
                                <w:rPr>
                                  <w:rFonts w:ascii="ISOCPEUR" w:hAnsi="ISOCPEUR"/>
                                  <w:i/>
                                  <w:szCs w:val="18"/>
                                </w:rPr>
                              </w:pPr>
                              <w:r>
                                <w:rPr>
                                  <w:rFonts w:ascii="ISOCPEUR" w:hAnsi="ISOCPEUR"/>
                                  <w:i/>
                                  <w:szCs w:val="18"/>
                                </w:rPr>
                                <w:t>Модуль расчета характеристик принципиальных схем</w:t>
                              </w:r>
                            </w:p>
                          </w:txbxContent>
                        </wps:txbx>
                        <wps:bodyPr rot="0" vert="horz" wrap="square" lIns="12700" tIns="12700" rIns="12700" bIns="12700" anchor="t" anchorCtr="0" upright="1">
                          <a:noAutofit/>
                        </wps:bodyPr>
                      </wps:wsp>
                      <wps:wsp>
                        <wps:cNvPr id="98" name="Line 93"/>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4"/>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5"/>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96"/>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16C0C3" w14:textId="77777777" w:rsidR="00BA23C9" w:rsidRDefault="00BA23C9" w:rsidP="00A64B51">
                              <w:pPr>
                                <w:pStyle w:val="afb"/>
                                <w:jc w:val="center"/>
                                <w:rPr>
                                  <w:sz w:val="18"/>
                                </w:rPr>
                              </w:pPr>
                              <w:r>
                                <w:rPr>
                                  <w:sz w:val="18"/>
                                </w:rPr>
                                <w:t>Лит.</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DE8B5" w14:textId="77777777" w:rsidR="00BA23C9" w:rsidRDefault="00BA23C9" w:rsidP="00A64B51">
                              <w:pPr>
                                <w:pStyle w:val="afb"/>
                                <w:jc w:val="center"/>
                                <w:rPr>
                                  <w:sz w:val="18"/>
                                </w:rPr>
                              </w:pPr>
                              <w:r>
                                <w:rPr>
                                  <w:sz w:val="18"/>
                                </w:rPr>
                                <w:t>Листов</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548EF" w14:textId="77777777" w:rsidR="00BA23C9" w:rsidRPr="00E8049F" w:rsidRDefault="00BA23C9" w:rsidP="00A64B51">
                              <w:pPr>
                                <w:pStyle w:val="af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04" name="Line 99"/>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0"/>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Rectangle 101"/>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BE938" w14:textId="1B3DBA3E" w:rsidR="00BA23C9" w:rsidRPr="001B4075" w:rsidRDefault="00BA23C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7" o:spid="_x0000_s1026" style="position:absolute;left:0;text-align:left;margin-left:-28.4pt;margin-top:-41.6pt;width:518.8pt;height:802.3pt;z-index:251665408;mso-position-horizontal-relative:margin"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">
                <v:rect id="Rectangle 53" o:spid="_x0000_s1027"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54" o:spid="_x0000_s1028"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55" o:spid="_x0000_s1029"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6" o:spid="_x0000_s1030"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7" o:spid="_x0000_s1031"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58" o:spid="_x0000_s1032"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59" o:spid="_x0000_s1033"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0" o:spid="_x0000_s1034"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1" o:spid="_x0000_s1035"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62" o:spid="_x0000_s1036"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63" o:spid="_x0000_s1037"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AE8B3D" w14:textId="77777777" w:rsidR="00BA23C9" w:rsidRDefault="00BA23C9" w:rsidP="00A64B51">
                        <w:pPr>
                          <w:pStyle w:val="afb"/>
                          <w:jc w:val="center"/>
                          <w:rPr>
                            <w:sz w:val="18"/>
                          </w:rPr>
                        </w:pPr>
                        <w:r>
                          <w:rPr>
                            <w:sz w:val="18"/>
                          </w:rPr>
                          <w:t>Изм.</w:t>
                        </w:r>
                      </w:p>
                    </w:txbxContent>
                  </v:textbox>
                </v:rect>
                <v:rect id="Rectangle 64" o:spid="_x0000_s1038"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207A01" w14:textId="77777777" w:rsidR="00BA23C9" w:rsidRDefault="00BA23C9" w:rsidP="00A64B51">
                        <w:pPr>
                          <w:pStyle w:val="afb"/>
                          <w:jc w:val="center"/>
                          <w:rPr>
                            <w:sz w:val="18"/>
                          </w:rPr>
                        </w:pPr>
                        <w:r>
                          <w:rPr>
                            <w:sz w:val="18"/>
                          </w:rPr>
                          <w:t>Лист</w:t>
                        </w:r>
                      </w:p>
                    </w:txbxContent>
                  </v:textbox>
                </v:rect>
                <v:rect id="Rectangle 65" o:spid="_x0000_s1039"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3F53FD9" w14:textId="77777777" w:rsidR="00BA23C9" w:rsidRDefault="00BA23C9" w:rsidP="00A64B51">
                        <w:pPr>
                          <w:pStyle w:val="afb"/>
                          <w:jc w:val="center"/>
                          <w:rPr>
                            <w:sz w:val="18"/>
                          </w:rPr>
                        </w:pPr>
                        <w:r>
                          <w:rPr>
                            <w:sz w:val="18"/>
                          </w:rPr>
                          <w:t>№ докум.</w:t>
                        </w:r>
                      </w:p>
                    </w:txbxContent>
                  </v:textbox>
                </v:rect>
                <v:rect id="Rectangle 66" o:spid="_x0000_s1040"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29F2640" w14:textId="77777777" w:rsidR="00BA23C9" w:rsidRDefault="00BA23C9" w:rsidP="00A64B51">
                        <w:pPr>
                          <w:pStyle w:val="afb"/>
                          <w:jc w:val="center"/>
                          <w:rPr>
                            <w:sz w:val="18"/>
                          </w:rPr>
                        </w:pPr>
                        <w:r>
                          <w:rPr>
                            <w:sz w:val="18"/>
                          </w:rPr>
                          <w:t>Подпись</w:t>
                        </w:r>
                      </w:p>
                    </w:txbxContent>
                  </v:textbox>
                </v:rect>
                <v:rect id="Rectangle 67" o:spid="_x0000_s1041"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E8B247C" w14:textId="77777777" w:rsidR="00BA23C9" w:rsidRDefault="00BA23C9" w:rsidP="00A64B51">
                        <w:pPr>
                          <w:pStyle w:val="afb"/>
                          <w:jc w:val="center"/>
                          <w:rPr>
                            <w:sz w:val="18"/>
                          </w:rPr>
                        </w:pPr>
                        <w:r>
                          <w:rPr>
                            <w:sz w:val="18"/>
                          </w:rPr>
                          <w:t>Дата</w:t>
                        </w:r>
                      </w:p>
                    </w:txbxContent>
                  </v:textbox>
                </v:rect>
                <v:rect id="Rectangle 68" o:spid="_x0000_s1042"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B03B4F0" w14:textId="77777777" w:rsidR="00BA23C9" w:rsidRDefault="00BA23C9" w:rsidP="00A64B51">
                        <w:pPr>
                          <w:pStyle w:val="afb"/>
                          <w:jc w:val="center"/>
                          <w:rPr>
                            <w:sz w:val="18"/>
                          </w:rPr>
                        </w:pPr>
                        <w:r>
                          <w:rPr>
                            <w:sz w:val="18"/>
                          </w:rPr>
                          <w:t>Лист</w:t>
                        </w:r>
                      </w:p>
                    </w:txbxContent>
                  </v:textbox>
                </v:rect>
                <v:rect id="Rectangle 69" o:spid="_x0000_s1043"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84139D3" w14:textId="7E74F38E" w:rsidR="00BA23C9" w:rsidRPr="001B4075" w:rsidRDefault="00BA23C9" w:rsidP="00A64B51">
                        <w:pPr>
                          <w:pStyle w:val="afb"/>
                          <w:jc w:val="center"/>
                          <w:rPr>
                            <w:sz w:val="18"/>
                            <w:lang w:val="ru-RU"/>
                          </w:rPr>
                        </w:pPr>
                        <w:r>
                          <w:rPr>
                            <w:sz w:val="18"/>
                            <w:lang w:val="ru-RU"/>
                          </w:rPr>
                          <w:t>6</w:t>
                        </w:r>
                      </w:p>
                    </w:txbxContent>
                  </v:textbox>
                </v:rect>
                <v:rect id="Rectangle 70" o:spid="_x0000_s1044"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95416F1" w14:textId="3137D1E2" w:rsidR="00BA23C9" w:rsidRPr="001B4075" w:rsidRDefault="00BA23C9" w:rsidP="00A64B51">
                        <w:pPr>
                          <w:pStyle w:val="afb"/>
                          <w:jc w:val="center"/>
                          <w:rPr>
                            <w:rFonts w:ascii="Journal" w:hAnsi="Journal"/>
                            <w:lang w:val="ru-RU"/>
                          </w:rPr>
                        </w:pPr>
                        <w:r>
                          <w:rPr>
                            <w:lang w:val="ru-RU"/>
                          </w:rPr>
                          <w:t>КСУП 62 0111 – 01 81 01</w:t>
                        </w:r>
                      </w:p>
                    </w:txbxContent>
                  </v:textbox>
                </v:rect>
                <v:line id="Line 71" o:spid="_x0000_s1045"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2" o:spid="_x0000_s1046"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3" o:spid="_x0000_s1047"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4" o:spid="_x0000_s1048"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5" o:spid="_x0000_s1049"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group id="Group 76" o:spid="_x0000_s1050"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00D35F" w14:textId="77777777" w:rsidR="00BA23C9" w:rsidRDefault="00BA23C9" w:rsidP="00A64B51">
                          <w:pPr>
                            <w:pStyle w:val="afb"/>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B9C9B7" w14:textId="77CFF9AD" w:rsidR="00BA23C9" w:rsidRPr="001B4075" w:rsidRDefault="00BA23C9" w:rsidP="00A64B51">
                          <w:pPr>
                            <w:pStyle w:val="afb"/>
                            <w:rPr>
                              <w:sz w:val="18"/>
                              <w:lang w:val="ru-RU"/>
                            </w:rPr>
                          </w:pPr>
                          <w:r>
                            <w:rPr>
                              <w:sz w:val="18"/>
                              <w:lang w:val="ru-RU"/>
                            </w:rPr>
                            <w:t>Скрябина</w:t>
                          </w:r>
                        </w:p>
                      </w:txbxContent>
                    </v:textbox>
                  </v:rect>
                </v:group>
                <v:group id="Group 79" o:spid="_x0000_s1053"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7C4208" w14:textId="77777777" w:rsidR="00BA23C9" w:rsidRDefault="00BA23C9" w:rsidP="00A64B51">
                          <w:pPr>
                            <w:pStyle w:val="afb"/>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FFDEA80" w14:textId="00069E1D" w:rsidR="00BA23C9" w:rsidRPr="001B4075" w:rsidRDefault="00BA23C9" w:rsidP="00A64B51">
                          <w:pPr>
                            <w:pStyle w:val="afb"/>
                            <w:rPr>
                              <w:sz w:val="18"/>
                              <w:lang w:val="ru-RU"/>
                            </w:rPr>
                          </w:pPr>
                          <w:r>
                            <w:rPr>
                              <w:sz w:val="18"/>
                              <w:lang w:val="ru-RU"/>
                            </w:rPr>
                            <w:t>Калентьев</w:t>
                          </w:r>
                        </w:p>
                      </w:txbxContent>
                    </v:textbox>
                  </v:rect>
                </v:group>
                <v:group id="Group 82" o:spid="_x0000_s1056"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19EFD0" w14:textId="77777777" w:rsidR="00BA23C9" w:rsidRPr="001B4075" w:rsidRDefault="00BA23C9" w:rsidP="00A64B51"/>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D11EB0F" w14:textId="77777777" w:rsidR="00BA23C9" w:rsidRPr="001B4075" w:rsidRDefault="00BA23C9" w:rsidP="00A64B51"/>
                      </w:txbxContent>
                    </v:textbox>
                  </v:rect>
                </v:group>
                <v:group id="Group 85" o:spid="_x0000_s1059"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37378E4" w14:textId="77777777" w:rsidR="00BA23C9" w:rsidRDefault="00BA23C9" w:rsidP="00A64B51">
                          <w:pPr>
                            <w:pStyle w:val="afb"/>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FF17F85" w14:textId="77777777" w:rsidR="00BA23C9" w:rsidRPr="001B4075" w:rsidRDefault="00BA23C9" w:rsidP="00A64B51">
                          <w:pPr>
                            <w:pStyle w:val="afb"/>
                            <w:rPr>
                              <w:sz w:val="18"/>
                              <w:lang w:val="ru-RU"/>
                            </w:rPr>
                          </w:pPr>
                          <w:r>
                            <w:rPr>
                              <w:sz w:val="18"/>
                              <w:lang w:val="ru-RU"/>
                            </w:rPr>
                            <w:t>Хабибулина</w:t>
                          </w:r>
                        </w:p>
                      </w:txbxContent>
                    </v:textbox>
                  </v:rect>
                </v:group>
                <v:group id="Group 88" o:spid="_x0000_s1062"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EB5F019" w14:textId="77777777" w:rsidR="00BA23C9" w:rsidRDefault="00BA23C9" w:rsidP="00A64B51">
                          <w:pPr>
                            <w:pStyle w:val="afb"/>
                            <w:rPr>
                              <w:sz w:val="18"/>
                            </w:rPr>
                          </w:pPr>
                          <w:r>
                            <w:rPr>
                              <w:sz w:val="18"/>
                            </w:rPr>
                            <w:t xml:space="preserve"> 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4C8E6AB" w14:textId="77777777" w:rsidR="00BA23C9" w:rsidRPr="001B4075" w:rsidRDefault="00BA23C9" w:rsidP="00A64B51">
                          <w:pPr>
                            <w:pStyle w:val="afb"/>
                            <w:rPr>
                              <w:sz w:val="18"/>
                              <w:lang w:val="ru-RU"/>
                            </w:rPr>
                          </w:pPr>
                          <w:r>
                            <w:rPr>
                              <w:sz w:val="18"/>
                              <w:lang w:val="ru-RU"/>
                            </w:rPr>
                            <w:t>Шурыгин</w:t>
                          </w:r>
                        </w:p>
                      </w:txbxContent>
                    </v:textbox>
                  </v:rect>
                </v:group>
                <v:line id="Line 91" o:spid="_x0000_s1065"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2" o:spid="_x0000_s1066"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A460410" w14:textId="6956283A" w:rsidR="00BA23C9" w:rsidRPr="00BE37FC" w:rsidRDefault="00BA23C9" w:rsidP="00D661FE">
                        <w:pPr>
                          <w:rPr>
                            <w:rFonts w:ascii="ISOCPEUR" w:hAnsi="ISOCPEUR"/>
                            <w:i/>
                            <w:szCs w:val="18"/>
                          </w:rPr>
                        </w:pPr>
                        <w:r>
                          <w:rPr>
                            <w:rFonts w:ascii="ISOCPEUR" w:hAnsi="ISOCPEUR"/>
                            <w:i/>
                            <w:szCs w:val="18"/>
                          </w:rPr>
                          <w:t>Модуль расчета характеристик принципиальных схем</w:t>
                        </w:r>
                      </w:p>
                    </w:txbxContent>
                  </v:textbox>
                </v:rect>
                <v:line id="Line 93" o:spid="_x0000_s1067"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94" o:spid="_x0000_s1068"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5" o:spid="_x0000_s1069"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rect id="Rectangle 96" o:spid="_x0000_s1070"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B16C0C3" w14:textId="77777777" w:rsidR="00BA23C9" w:rsidRDefault="00BA23C9" w:rsidP="00A64B51">
                        <w:pPr>
                          <w:pStyle w:val="afb"/>
                          <w:jc w:val="center"/>
                          <w:rPr>
                            <w:sz w:val="18"/>
                          </w:rPr>
                        </w:pPr>
                        <w:r>
                          <w:rPr>
                            <w:sz w:val="18"/>
                          </w:rPr>
                          <w:t>Лит.</w:t>
                        </w:r>
                      </w:p>
                    </w:txbxContent>
                  </v:textbox>
                </v:rect>
                <v:rect id="Rectangle 97" o:spid="_x0000_s1071"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2EDE8B5" w14:textId="77777777" w:rsidR="00BA23C9" w:rsidRDefault="00BA23C9" w:rsidP="00A64B51">
                        <w:pPr>
                          <w:pStyle w:val="afb"/>
                          <w:jc w:val="center"/>
                          <w:rPr>
                            <w:sz w:val="18"/>
                          </w:rPr>
                        </w:pPr>
                        <w:r>
                          <w:rPr>
                            <w:sz w:val="18"/>
                          </w:rPr>
                          <w:t>Листов</w:t>
                        </w:r>
                      </w:p>
                    </w:txbxContent>
                  </v:textbox>
                </v:rect>
                <v:rect id="Rectangle 98" o:spid="_x0000_s1072"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C0548EF" w14:textId="77777777" w:rsidR="00BA23C9" w:rsidRPr="00E8049F" w:rsidRDefault="00BA23C9" w:rsidP="00A64B51">
                        <w:pPr>
                          <w:pStyle w:val="afb"/>
                          <w:jc w:val="center"/>
                          <w:rPr>
                            <w:sz w:val="18"/>
                            <w:lang w:val="ru-RU"/>
                          </w:rPr>
                        </w:pPr>
                        <w:r>
                          <w:rPr>
                            <w:sz w:val="18"/>
                            <w:lang w:val="ru-RU"/>
                          </w:rPr>
                          <w:t>Общее число</w:t>
                        </w:r>
                      </w:p>
                    </w:txbxContent>
                  </v:textbox>
                </v:rect>
                <v:line id="Line 99" o:spid="_x0000_s1073"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00" o:spid="_x0000_s1074"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rect id="Rectangle 101" o:spid="_x0000_s1075"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1CBE938" w14:textId="1B3DBA3E" w:rsidR="00BA23C9" w:rsidRPr="001B4075" w:rsidRDefault="00BA23C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v:textbox>
                </v:rect>
                <w10:wrap anchorx="margin"/>
              </v:group>
            </w:pict>
          </mc:Fallback>
        </mc:AlternateContent>
      </w:r>
      <w:r w:rsidR="00DD2843" w:rsidRPr="000822D2">
        <w:t>Оглавление</w:t>
      </w:r>
    </w:p>
    <w:p w14:paraId="60820F0B" w14:textId="7BCFCC3F" w:rsidR="00700A93" w:rsidRDefault="00700A93">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723172" w:history="1">
        <w:r w:rsidRPr="00137E73">
          <w:rPr>
            <w:rStyle w:val="ae"/>
            <w:noProof/>
          </w:rPr>
          <w:t>1</w:t>
        </w:r>
        <w:r>
          <w:rPr>
            <w:rFonts w:asciiTheme="minorHAnsi" w:eastAsiaTheme="minorEastAsia" w:hAnsiTheme="minorHAnsi"/>
            <w:noProof/>
            <w:sz w:val="22"/>
            <w:lang w:eastAsia="ru-RU"/>
          </w:rPr>
          <w:tab/>
        </w:r>
        <w:r w:rsidRPr="00137E73">
          <w:rPr>
            <w:rStyle w:val="ae"/>
            <w:noProof/>
          </w:rPr>
          <w:t>Введение</w:t>
        </w:r>
        <w:r>
          <w:rPr>
            <w:noProof/>
            <w:webHidden/>
          </w:rPr>
          <w:tab/>
        </w:r>
        <w:r>
          <w:rPr>
            <w:noProof/>
            <w:webHidden/>
          </w:rPr>
          <w:fldChar w:fldCharType="begin"/>
        </w:r>
        <w:r>
          <w:rPr>
            <w:noProof/>
            <w:webHidden/>
          </w:rPr>
          <w:instrText xml:space="preserve"> PAGEREF _Toc484723172 \h </w:instrText>
        </w:r>
        <w:r>
          <w:rPr>
            <w:noProof/>
            <w:webHidden/>
          </w:rPr>
        </w:r>
        <w:r>
          <w:rPr>
            <w:noProof/>
            <w:webHidden/>
          </w:rPr>
          <w:fldChar w:fldCharType="separate"/>
        </w:r>
        <w:r>
          <w:rPr>
            <w:noProof/>
            <w:webHidden/>
          </w:rPr>
          <w:t>8</w:t>
        </w:r>
        <w:r>
          <w:rPr>
            <w:noProof/>
            <w:webHidden/>
          </w:rPr>
          <w:fldChar w:fldCharType="end"/>
        </w:r>
      </w:hyperlink>
    </w:p>
    <w:p w14:paraId="78880F74" w14:textId="0CECDF07" w:rsidR="00700A93" w:rsidRDefault="00D845C4">
      <w:pPr>
        <w:pStyle w:val="12"/>
        <w:rPr>
          <w:rFonts w:asciiTheme="minorHAnsi" w:eastAsiaTheme="minorEastAsia" w:hAnsiTheme="minorHAnsi"/>
          <w:noProof/>
          <w:sz w:val="22"/>
          <w:lang w:eastAsia="ru-RU"/>
        </w:rPr>
      </w:pPr>
      <w:hyperlink w:anchor="_Toc484723173" w:history="1">
        <w:r w:rsidR="00700A93" w:rsidRPr="00137E73">
          <w:rPr>
            <w:rStyle w:val="ae"/>
            <w:noProof/>
          </w:rPr>
          <w:t>2</w:t>
        </w:r>
        <w:r w:rsidR="00700A93">
          <w:rPr>
            <w:rFonts w:asciiTheme="minorHAnsi" w:eastAsiaTheme="minorEastAsia" w:hAnsiTheme="minorHAnsi"/>
            <w:noProof/>
            <w:sz w:val="22"/>
            <w:lang w:eastAsia="ru-RU"/>
          </w:rPr>
          <w:tab/>
        </w:r>
        <w:r w:rsidR="00700A93" w:rsidRPr="00137E73">
          <w:rPr>
            <w:rStyle w:val="ae"/>
            <w:noProof/>
          </w:rPr>
          <w:t>Выбор библиотеки</w:t>
        </w:r>
        <w:r w:rsidR="00700A93">
          <w:rPr>
            <w:noProof/>
            <w:webHidden/>
          </w:rPr>
          <w:tab/>
        </w:r>
        <w:r w:rsidR="00700A93">
          <w:rPr>
            <w:noProof/>
            <w:webHidden/>
          </w:rPr>
          <w:fldChar w:fldCharType="begin"/>
        </w:r>
        <w:r w:rsidR="00700A93">
          <w:rPr>
            <w:noProof/>
            <w:webHidden/>
          </w:rPr>
          <w:instrText xml:space="preserve"> PAGEREF _Toc484723173 \h </w:instrText>
        </w:r>
        <w:r w:rsidR="00700A93">
          <w:rPr>
            <w:noProof/>
            <w:webHidden/>
          </w:rPr>
        </w:r>
        <w:r w:rsidR="00700A93">
          <w:rPr>
            <w:noProof/>
            <w:webHidden/>
          </w:rPr>
          <w:fldChar w:fldCharType="separate"/>
        </w:r>
        <w:r w:rsidR="00700A93">
          <w:rPr>
            <w:noProof/>
            <w:webHidden/>
          </w:rPr>
          <w:t>9</w:t>
        </w:r>
        <w:r w:rsidR="00700A93">
          <w:rPr>
            <w:noProof/>
            <w:webHidden/>
          </w:rPr>
          <w:fldChar w:fldCharType="end"/>
        </w:r>
      </w:hyperlink>
    </w:p>
    <w:p w14:paraId="16C5DC04" w14:textId="3CD6B55B" w:rsidR="00700A93" w:rsidRDefault="00D845C4">
      <w:pPr>
        <w:pStyle w:val="22"/>
        <w:rPr>
          <w:rFonts w:asciiTheme="minorHAnsi" w:hAnsiTheme="minorHAnsi" w:cstheme="minorBidi"/>
          <w:noProof/>
          <w:sz w:val="22"/>
        </w:rPr>
      </w:pPr>
      <w:hyperlink w:anchor="_Toc484723174" w:history="1">
        <w:r w:rsidR="00700A93" w:rsidRPr="00137E73">
          <w:rPr>
            <w:rStyle w:val="ae"/>
            <w:noProof/>
          </w:rPr>
          <w:t>2.1</w:t>
        </w:r>
        <w:r w:rsidR="00700A93">
          <w:rPr>
            <w:rFonts w:asciiTheme="minorHAnsi" w:hAnsiTheme="minorHAnsi" w:cstheme="minorBidi"/>
            <w:noProof/>
            <w:sz w:val="22"/>
          </w:rPr>
          <w:tab/>
        </w:r>
        <w:r w:rsidR="00700A93" w:rsidRPr="00137E73">
          <w:rPr>
            <w:rStyle w:val="ae"/>
            <w:noProof/>
          </w:rPr>
          <w:t>Методы расчета сложных электрических цепей</w:t>
        </w:r>
        <w:r w:rsidR="00700A93">
          <w:rPr>
            <w:noProof/>
            <w:webHidden/>
          </w:rPr>
          <w:tab/>
        </w:r>
        <w:r w:rsidR="00700A93">
          <w:rPr>
            <w:noProof/>
            <w:webHidden/>
          </w:rPr>
          <w:fldChar w:fldCharType="begin"/>
        </w:r>
        <w:r w:rsidR="00700A93">
          <w:rPr>
            <w:noProof/>
            <w:webHidden/>
          </w:rPr>
          <w:instrText xml:space="preserve"> PAGEREF _Toc484723174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3F963722" w14:textId="3FD9EAD4" w:rsidR="00700A93" w:rsidRDefault="00D845C4">
      <w:pPr>
        <w:pStyle w:val="31"/>
        <w:tabs>
          <w:tab w:val="left" w:pos="1540"/>
          <w:tab w:val="right" w:leader="dot" w:pos="9628"/>
        </w:tabs>
        <w:rPr>
          <w:rFonts w:asciiTheme="minorHAnsi" w:eastAsiaTheme="minorEastAsia" w:hAnsiTheme="minorHAnsi"/>
          <w:noProof/>
          <w:sz w:val="22"/>
          <w:lang w:eastAsia="ru-RU"/>
        </w:rPr>
      </w:pPr>
      <w:hyperlink w:anchor="_Toc484723175" w:history="1">
        <w:r w:rsidR="00700A93" w:rsidRPr="00137E73">
          <w:rPr>
            <w:rStyle w:val="ae"/>
            <w:noProof/>
          </w:rPr>
          <w:t>2.1.1</w:t>
        </w:r>
        <w:r w:rsidR="00700A93">
          <w:rPr>
            <w:rFonts w:asciiTheme="minorHAnsi" w:eastAsiaTheme="minorEastAsia" w:hAnsiTheme="minorHAnsi"/>
            <w:noProof/>
            <w:sz w:val="22"/>
            <w:lang w:eastAsia="ru-RU"/>
          </w:rPr>
          <w:tab/>
        </w:r>
        <w:r w:rsidR="00700A93" w:rsidRPr="00137E73">
          <w:rPr>
            <w:rStyle w:val="ae"/>
            <w:noProof/>
          </w:rPr>
          <w:t>Метод токов ветвей</w:t>
        </w:r>
        <w:r w:rsidR="00700A93">
          <w:rPr>
            <w:noProof/>
            <w:webHidden/>
          </w:rPr>
          <w:tab/>
        </w:r>
        <w:r w:rsidR="00700A93">
          <w:rPr>
            <w:noProof/>
            <w:webHidden/>
          </w:rPr>
          <w:fldChar w:fldCharType="begin"/>
        </w:r>
        <w:r w:rsidR="00700A93">
          <w:rPr>
            <w:noProof/>
            <w:webHidden/>
          </w:rPr>
          <w:instrText xml:space="preserve"> PAGEREF _Toc484723175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00CDD73E" w14:textId="67746085" w:rsidR="00700A93" w:rsidRDefault="00D845C4">
      <w:pPr>
        <w:pStyle w:val="31"/>
        <w:tabs>
          <w:tab w:val="left" w:pos="1540"/>
          <w:tab w:val="right" w:leader="dot" w:pos="9628"/>
        </w:tabs>
        <w:rPr>
          <w:rFonts w:asciiTheme="minorHAnsi" w:eastAsiaTheme="minorEastAsia" w:hAnsiTheme="minorHAnsi"/>
          <w:noProof/>
          <w:sz w:val="22"/>
          <w:lang w:eastAsia="ru-RU"/>
        </w:rPr>
      </w:pPr>
      <w:hyperlink w:anchor="_Toc484723176" w:history="1">
        <w:r w:rsidR="00700A93" w:rsidRPr="00137E73">
          <w:rPr>
            <w:rStyle w:val="ae"/>
            <w:noProof/>
          </w:rPr>
          <w:t>2.1.2</w:t>
        </w:r>
        <w:r w:rsidR="00700A93">
          <w:rPr>
            <w:rFonts w:asciiTheme="minorHAnsi" w:eastAsiaTheme="minorEastAsia" w:hAnsiTheme="minorHAnsi"/>
            <w:noProof/>
            <w:sz w:val="22"/>
            <w:lang w:eastAsia="ru-RU"/>
          </w:rPr>
          <w:tab/>
        </w:r>
        <w:r w:rsidR="00700A93" w:rsidRPr="00137E73">
          <w:rPr>
            <w:rStyle w:val="ae"/>
            <w:noProof/>
          </w:rPr>
          <w:t>Метод узловых напряжений</w:t>
        </w:r>
        <w:r w:rsidR="00700A93">
          <w:rPr>
            <w:noProof/>
            <w:webHidden/>
          </w:rPr>
          <w:tab/>
        </w:r>
        <w:r w:rsidR="00700A93">
          <w:rPr>
            <w:noProof/>
            <w:webHidden/>
          </w:rPr>
          <w:fldChar w:fldCharType="begin"/>
        </w:r>
        <w:r w:rsidR="00700A93">
          <w:rPr>
            <w:noProof/>
            <w:webHidden/>
          </w:rPr>
          <w:instrText xml:space="preserve"> PAGEREF _Toc484723176 \h </w:instrText>
        </w:r>
        <w:r w:rsidR="00700A93">
          <w:rPr>
            <w:noProof/>
            <w:webHidden/>
          </w:rPr>
        </w:r>
        <w:r w:rsidR="00700A93">
          <w:rPr>
            <w:noProof/>
            <w:webHidden/>
          </w:rPr>
          <w:fldChar w:fldCharType="separate"/>
        </w:r>
        <w:r w:rsidR="00700A93">
          <w:rPr>
            <w:noProof/>
            <w:webHidden/>
          </w:rPr>
          <w:t>11</w:t>
        </w:r>
        <w:r w:rsidR="00700A93">
          <w:rPr>
            <w:noProof/>
            <w:webHidden/>
          </w:rPr>
          <w:fldChar w:fldCharType="end"/>
        </w:r>
      </w:hyperlink>
    </w:p>
    <w:p w14:paraId="73C7085D" w14:textId="5E0A7BB2" w:rsidR="00700A93" w:rsidRDefault="00D845C4">
      <w:pPr>
        <w:pStyle w:val="31"/>
        <w:tabs>
          <w:tab w:val="left" w:pos="1540"/>
          <w:tab w:val="right" w:leader="dot" w:pos="9628"/>
        </w:tabs>
        <w:rPr>
          <w:rFonts w:asciiTheme="minorHAnsi" w:eastAsiaTheme="minorEastAsia" w:hAnsiTheme="minorHAnsi"/>
          <w:noProof/>
          <w:sz w:val="22"/>
          <w:lang w:eastAsia="ru-RU"/>
        </w:rPr>
      </w:pPr>
      <w:hyperlink w:anchor="_Toc484723177" w:history="1">
        <w:r w:rsidR="00700A93" w:rsidRPr="00137E73">
          <w:rPr>
            <w:rStyle w:val="ae"/>
            <w:noProof/>
          </w:rPr>
          <w:t>2.1.3</w:t>
        </w:r>
        <w:r w:rsidR="00700A93">
          <w:rPr>
            <w:rFonts w:asciiTheme="minorHAnsi" w:eastAsiaTheme="minorEastAsia" w:hAnsiTheme="minorHAnsi"/>
            <w:noProof/>
            <w:sz w:val="22"/>
            <w:lang w:eastAsia="ru-RU"/>
          </w:rPr>
          <w:tab/>
        </w:r>
        <w:r w:rsidR="00700A93" w:rsidRPr="00137E73">
          <w:rPr>
            <w:rStyle w:val="ae"/>
            <w:noProof/>
          </w:rPr>
          <w:t>Метод контурных токов</w:t>
        </w:r>
        <w:r w:rsidR="00700A93">
          <w:rPr>
            <w:noProof/>
            <w:webHidden/>
          </w:rPr>
          <w:tab/>
        </w:r>
        <w:r w:rsidR="00700A93">
          <w:rPr>
            <w:noProof/>
            <w:webHidden/>
          </w:rPr>
          <w:fldChar w:fldCharType="begin"/>
        </w:r>
        <w:r w:rsidR="00700A93">
          <w:rPr>
            <w:noProof/>
            <w:webHidden/>
          </w:rPr>
          <w:instrText xml:space="preserve"> PAGEREF _Toc484723177 \h </w:instrText>
        </w:r>
        <w:r w:rsidR="00700A93">
          <w:rPr>
            <w:noProof/>
            <w:webHidden/>
          </w:rPr>
        </w:r>
        <w:r w:rsidR="00700A93">
          <w:rPr>
            <w:noProof/>
            <w:webHidden/>
          </w:rPr>
          <w:fldChar w:fldCharType="separate"/>
        </w:r>
        <w:r w:rsidR="00700A93">
          <w:rPr>
            <w:noProof/>
            <w:webHidden/>
          </w:rPr>
          <w:t>12</w:t>
        </w:r>
        <w:r w:rsidR="00700A93">
          <w:rPr>
            <w:noProof/>
            <w:webHidden/>
          </w:rPr>
          <w:fldChar w:fldCharType="end"/>
        </w:r>
      </w:hyperlink>
    </w:p>
    <w:p w14:paraId="3598C362" w14:textId="671729CD" w:rsidR="00700A93" w:rsidRDefault="00D845C4">
      <w:pPr>
        <w:pStyle w:val="22"/>
        <w:rPr>
          <w:rFonts w:asciiTheme="minorHAnsi" w:hAnsiTheme="minorHAnsi" w:cstheme="minorBidi"/>
          <w:noProof/>
          <w:sz w:val="22"/>
        </w:rPr>
      </w:pPr>
      <w:hyperlink w:anchor="_Toc484723178" w:history="1">
        <w:r w:rsidR="00700A93" w:rsidRPr="00137E73">
          <w:rPr>
            <w:rStyle w:val="ae"/>
            <w:noProof/>
          </w:rPr>
          <w:t>2.2</w:t>
        </w:r>
        <w:r w:rsidR="00700A93">
          <w:rPr>
            <w:rFonts w:asciiTheme="minorHAnsi" w:hAnsiTheme="minorHAnsi" w:cstheme="minorBidi"/>
            <w:noProof/>
            <w:sz w:val="22"/>
          </w:rPr>
          <w:tab/>
        </w:r>
        <w:r w:rsidR="00700A93" w:rsidRPr="00137E73">
          <w:rPr>
            <w:rStyle w:val="ae"/>
            <w:noProof/>
          </w:rPr>
          <w:t>Описание алгоритмов в коммерческих САПР</w:t>
        </w:r>
        <w:r w:rsidR="00700A93">
          <w:rPr>
            <w:noProof/>
            <w:webHidden/>
          </w:rPr>
          <w:tab/>
        </w:r>
        <w:r w:rsidR="00700A93">
          <w:rPr>
            <w:noProof/>
            <w:webHidden/>
          </w:rPr>
          <w:fldChar w:fldCharType="begin"/>
        </w:r>
        <w:r w:rsidR="00700A93">
          <w:rPr>
            <w:noProof/>
            <w:webHidden/>
          </w:rPr>
          <w:instrText xml:space="preserve"> PAGEREF _Toc484723178 \h </w:instrText>
        </w:r>
        <w:r w:rsidR="00700A93">
          <w:rPr>
            <w:noProof/>
            <w:webHidden/>
          </w:rPr>
        </w:r>
        <w:r w:rsidR="00700A93">
          <w:rPr>
            <w:noProof/>
            <w:webHidden/>
          </w:rPr>
          <w:fldChar w:fldCharType="separate"/>
        </w:r>
        <w:r w:rsidR="00700A93">
          <w:rPr>
            <w:noProof/>
            <w:webHidden/>
          </w:rPr>
          <w:t>13</w:t>
        </w:r>
        <w:r w:rsidR="00700A93">
          <w:rPr>
            <w:noProof/>
            <w:webHidden/>
          </w:rPr>
          <w:fldChar w:fldCharType="end"/>
        </w:r>
      </w:hyperlink>
    </w:p>
    <w:p w14:paraId="408C65B0" w14:textId="0D947280" w:rsidR="00700A93" w:rsidRDefault="00D845C4">
      <w:pPr>
        <w:pStyle w:val="22"/>
        <w:rPr>
          <w:rFonts w:asciiTheme="minorHAnsi" w:hAnsiTheme="minorHAnsi" w:cstheme="minorBidi"/>
          <w:noProof/>
          <w:sz w:val="22"/>
        </w:rPr>
      </w:pPr>
      <w:hyperlink w:anchor="_Toc484723179" w:history="1">
        <w:r w:rsidR="00700A93" w:rsidRPr="00137E73">
          <w:rPr>
            <w:rStyle w:val="ae"/>
            <w:noProof/>
          </w:rPr>
          <w:t>2.3</w:t>
        </w:r>
        <w:r w:rsidR="00700A93">
          <w:rPr>
            <w:rFonts w:asciiTheme="minorHAnsi" w:hAnsiTheme="minorHAnsi" w:cstheme="minorBidi"/>
            <w:noProof/>
            <w:sz w:val="22"/>
          </w:rPr>
          <w:tab/>
        </w:r>
        <w:r w:rsidR="00700A93" w:rsidRPr="00137E73">
          <w:rPr>
            <w:rStyle w:val="ae"/>
            <w:noProof/>
          </w:rPr>
          <w:t>Сравнение существующих библиотек</w:t>
        </w:r>
        <w:r w:rsidR="00700A93">
          <w:rPr>
            <w:noProof/>
            <w:webHidden/>
          </w:rPr>
          <w:tab/>
        </w:r>
        <w:r w:rsidR="00700A93">
          <w:rPr>
            <w:noProof/>
            <w:webHidden/>
          </w:rPr>
          <w:fldChar w:fldCharType="begin"/>
        </w:r>
        <w:r w:rsidR="00700A93">
          <w:rPr>
            <w:noProof/>
            <w:webHidden/>
          </w:rPr>
          <w:instrText xml:space="preserve"> PAGEREF _Toc484723179 \h </w:instrText>
        </w:r>
        <w:r w:rsidR="00700A93">
          <w:rPr>
            <w:noProof/>
            <w:webHidden/>
          </w:rPr>
        </w:r>
        <w:r w:rsidR="00700A93">
          <w:rPr>
            <w:noProof/>
            <w:webHidden/>
          </w:rPr>
          <w:fldChar w:fldCharType="separate"/>
        </w:r>
        <w:r w:rsidR="00700A93">
          <w:rPr>
            <w:noProof/>
            <w:webHidden/>
          </w:rPr>
          <w:t>17</w:t>
        </w:r>
        <w:r w:rsidR="00700A93">
          <w:rPr>
            <w:noProof/>
            <w:webHidden/>
          </w:rPr>
          <w:fldChar w:fldCharType="end"/>
        </w:r>
      </w:hyperlink>
    </w:p>
    <w:p w14:paraId="6525D7AB" w14:textId="142425EB" w:rsidR="00700A93" w:rsidRDefault="00D845C4">
      <w:pPr>
        <w:pStyle w:val="12"/>
        <w:rPr>
          <w:rFonts w:asciiTheme="minorHAnsi" w:eastAsiaTheme="minorEastAsia" w:hAnsiTheme="minorHAnsi"/>
          <w:noProof/>
          <w:sz w:val="22"/>
          <w:lang w:eastAsia="ru-RU"/>
        </w:rPr>
      </w:pPr>
      <w:hyperlink w:anchor="_Toc484723180" w:history="1">
        <w:r w:rsidR="00700A93" w:rsidRPr="00137E73">
          <w:rPr>
            <w:rStyle w:val="ae"/>
            <w:noProof/>
          </w:rPr>
          <w:t>3</w:t>
        </w:r>
        <w:r w:rsidR="00700A93">
          <w:rPr>
            <w:rFonts w:asciiTheme="minorHAnsi" w:eastAsiaTheme="minorEastAsia" w:hAnsiTheme="minorHAnsi"/>
            <w:noProof/>
            <w:sz w:val="22"/>
            <w:lang w:eastAsia="ru-RU"/>
          </w:rPr>
          <w:tab/>
        </w:r>
        <w:r w:rsidR="00700A93" w:rsidRPr="00137E73">
          <w:rPr>
            <w:rStyle w:val="ae"/>
            <w:noProof/>
          </w:rPr>
          <w:t>Описание функциональности выбранной библиотеки</w:t>
        </w:r>
        <w:r w:rsidR="00700A93">
          <w:rPr>
            <w:noProof/>
            <w:webHidden/>
          </w:rPr>
          <w:tab/>
        </w:r>
        <w:r w:rsidR="00700A93">
          <w:rPr>
            <w:noProof/>
            <w:webHidden/>
          </w:rPr>
          <w:fldChar w:fldCharType="begin"/>
        </w:r>
        <w:r w:rsidR="00700A93">
          <w:rPr>
            <w:noProof/>
            <w:webHidden/>
          </w:rPr>
          <w:instrText xml:space="preserve"> PAGEREF _Toc484723180 \h </w:instrText>
        </w:r>
        <w:r w:rsidR="00700A93">
          <w:rPr>
            <w:noProof/>
            <w:webHidden/>
          </w:rPr>
        </w:r>
        <w:r w:rsidR="00700A93">
          <w:rPr>
            <w:noProof/>
            <w:webHidden/>
          </w:rPr>
          <w:fldChar w:fldCharType="separate"/>
        </w:r>
        <w:r w:rsidR="00700A93">
          <w:rPr>
            <w:noProof/>
            <w:webHidden/>
          </w:rPr>
          <w:t>26</w:t>
        </w:r>
        <w:r w:rsidR="00700A93">
          <w:rPr>
            <w:noProof/>
            <w:webHidden/>
          </w:rPr>
          <w:fldChar w:fldCharType="end"/>
        </w:r>
      </w:hyperlink>
    </w:p>
    <w:p w14:paraId="77CFA6F1" w14:textId="67AFEBDC" w:rsidR="00700A93" w:rsidRDefault="00D845C4">
      <w:pPr>
        <w:pStyle w:val="12"/>
        <w:rPr>
          <w:rFonts w:asciiTheme="minorHAnsi" w:eastAsiaTheme="minorEastAsia" w:hAnsiTheme="minorHAnsi"/>
          <w:noProof/>
          <w:sz w:val="22"/>
          <w:lang w:eastAsia="ru-RU"/>
        </w:rPr>
      </w:pPr>
      <w:hyperlink w:anchor="_Toc484723181" w:history="1">
        <w:r w:rsidR="00700A93" w:rsidRPr="00137E73">
          <w:rPr>
            <w:rStyle w:val="ae"/>
            <w:noProof/>
          </w:rPr>
          <w:t>4</w:t>
        </w:r>
        <w:r w:rsidR="00700A93">
          <w:rPr>
            <w:rFonts w:asciiTheme="minorHAnsi" w:eastAsiaTheme="minorEastAsia" w:hAnsiTheme="minorHAnsi"/>
            <w:noProof/>
            <w:sz w:val="22"/>
            <w:lang w:eastAsia="ru-RU"/>
          </w:rPr>
          <w:tab/>
        </w:r>
        <w:r w:rsidR="00700A93" w:rsidRPr="00137E73">
          <w:rPr>
            <w:rStyle w:val="ae"/>
            <w:noProof/>
          </w:rPr>
          <w:t>Подключение выбранной библиотеки к проекту .NET С#</w:t>
        </w:r>
        <w:r w:rsidR="00700A93">
          <w:rPr>
            <w:noProof/>
            <w:webHidden/>
          </w:rPr>
          <w:tab/>
        </w:r>
        <w:r w:rsidR="00700A93">
          <w:rPr>
            <w:noProof/>
            <w:webHidden/>
          </w:rPr>
          <w:fldChar w:fldCharType="begin"/>
        </w:r>
        <w:r w:rsidR="00700A93">
          <w:rPr>
            <w:noProof/>
            <w:webHidden/>
          </w:rPr>
          <w:instrText xml:space="preserve"> PAGEREF _Toc484723181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44453FF" w14:textId="2E886289" w:rsidR="00700A93" w:rsidRDefault="00D845C4">
      <w:pPr>
        <w:pStyle w:val="22"/>
        <w:rPr>
          <w:rFonts w:asciiTheme="minorHAnsi" w:hAnsiTheme="minorHAnsi" w:cstheme="minorBidi"/>
          <w:noProof/>
          <w:sz w:val="22"/>
        </w:rPr>
      </w:pPr>
      <w:hyperlink w:anchor="_Toc484723182" w:history="1">
        <w:r w:rsidR="00700A93" w:rsidRPr="00137E73">
          <w:rPr>
            <w:rStyle w:val="ae"/>
            <w:noProof/>
          </w:rPr>
          <w:t>4.1</w:t>
        </w:r>
        <w:r w:rsidR="00700A93">
          <w:rPr>
            <w:rFonts w:asciiTheme="minorHAnsi" w:hAnsiTheme="minorHAnsi" w:cstheme="minorBidi"/>
            <w:noProof/>
            <w:sz w:val="22"/>
          </w:rPr>
          <w:tab/>
        </w:r>
        <w:r w:rsidR="00700A93" w:rsidRPr="00137E73">
          <w:rPr>
            <w:rStyle w:val="ae"/>
            <w:noProof/>
          </w:rPr>
          <w:t>Методы интеграции машинного кода в .NET C#</w:t>
        </w:r>
        <w:r w:rsidR="00700A93">
          <w:rPr>
            <w:noProof/>
            <w:webHidden/>
          </w:rPr>
          <w:tab/>
        </w:r>
        <w:r w:rsidR="00700A93">
          <w:rPr>
            <w:noProof/>
            <w:webHidden/>
          </w:rPr>
          <w:fldChar w:fldCharType="begin"/>
        </w:r>
        <w:r w:rsidR="00700A93">
          <w:rPr>
            <w:noProof/>
            <w:webHidden/>
          </w:rPr>
          <w:instrText xml:space="preserve"> PAGEREF _Toc484723182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C5765EE" w14:textId="3D766462" w:rsidR="00700A93" w:rsidRDefault="00D845C4">
      <w:pPr>
        <w:pStyle w:val="31"/>
        <w:tabs>
          <w:tab w:val="left" w:pos="1540"/>
          <w:tab w:val="right" w:leader="dot" w:pos="9628"/>
        </w:tabs>
        <w:rPr>
          <w:rFonts w:asciiTheme="minorHAnsi" w:eastAsiaTheme="minorEastAsia" w:hAnsiTheme="minorHAnsi"/>
          <w:noProof/>
          <w:sz w:val="22"/>
          <w:lang w:eastAsia="ru-RU"/>
        </w:rPr>
      </w:pPr>
      <w:hyperlink w:anchor="_Toc484723183" w:history="1">
        <w:r w:rsidR="00700A93" w:rsidRPr="00137E73">
          <w:rPr>
            <w:rStyle w:val="ae"/>
            <w:noProof/>
          </w:rPr>
          <w:t>4.1.1</w:t>
        </w:r>
        <w:r w:rsidR="00700A93">
          <w:rPr>
            <w:rFonts w:asciiTheme="minorHAnsi" w:eastAsiaTheme="minorEastAsia" w:hAnsiTheme="minorHAnsi"/>
            <w:noProof/>
            <w:sz w:val="22"/>
            <w:lang w:eastAsia="ru-RU"/>
          </w:rPr>
          <w:tab/>
        </w:r>
        <w:r w:rsidR="00700A93" w:rsidRPr="00137E73">
          <w:rPr>
            <w:rStyle w:val="ae"/>
            <w:noProof/>
          </w:rPr>
          <w:t>Язык С++/CLI</w:t>
        </w:r>
        <w:r w:rsidR="00700A93">
          <w:rPr>
            <w:noProof/>
            <w:webHidden/>
          </w:rPr>
          <w:tab/>
        </w:r>
        <w:r w:rsidR="00700A93">
          <w:rPr>
            <w:noProof/>
            <w:webHidden/>
          </w:rPr>
          <w:fldChar w:fldCharType="begin"/>
        </w:r>
        <w:r w:rsidR="00700A93">
          <w:rPr>
            <w:noProof/>
            <w:webHidden/>
          </w:rPr>
          <w:instrText xml:space="preserve"> PAGEREF _Toc484723183 \h </w:instrText>
        </w:r>
        <w:r w:rsidR="00700A93">
          <w:rPr>
            <w:noProof/>
            <w:webHidden/>
          </w:rPr>
        </w:r>
        <w:r w:rsidR="00700A93">
          <w:rPr>
            <w:noProof/>
            <w:webHidden/>
          </w:rPr>
          <w:fldChar w:fldCharType="separate"/>
        </w:r>
        <w:r w:rsidR="00700A93">
          <w:rPr>
            <w:noProof/>
            <w:webHidden/>
          </w:rPr>
          <w:t>30</w:t>
        </w:r>
        <w:r w:rsidR="00700A93">
          <w:rPr>
            <w:noProof/>
            <w:webHidden/>
          </w:rPr>
          <w:fldChar w:fldCharType="end"/>
        </w:r>
      </w:hyperlink>
    </w:p>
    <w:p w14:paraId="3FEE44E3" w14:textId="1F17607E" w:rsidR="00700A93" w:rsidRDefault="00D845C4">
      <w:pPr>
        <w:pStyle w:val="31"/>
        <w:tabs>
          <w:tab w:val="left" w:pos="1540"/>
          <w:tab w:val="right" w:leader="dot" w:pos="9628"/>
        </w:tabs>
        <w:rPr>
          <w:rFonts w:asciiTheme="minorHAnsi" w:eastAsiaTheme="minorEastAsia" w:hAnsiTheme="minorHAnsi"/>
          <w:noProof/>
          <w:sz w:val="22"/>
          <w:lang w:eastAsia="ru-RU"/>
        </w:rPr>
      </w:pPr>
      <w:hyperlink w:anchor="_Toc484723184" w:history="1">
        <w:r w:rsidR="00700A93" w:rsidRPr="00137E73">
          <w:rPr>
            <w:rStyle w:val="ae"/>
            <w:noProof/>
          </w:rPr>
          <w:t>4.1.2</w:t>
        </w:r>
        <w:r w:rsidR="00700A93">
          <w:rPr>
            <w:rFonts w:asciiTheme="minorHAnsi" w:eastAsiaTheme="minorEastAsia" w:hAnsiTheme="minorHAnsi"/>
            <w:noProof/>
            <w:sz w:val="22"/>
            <w:lang w:eastAsia="ru-RU"/>
          </w:rPr>
          <w:tab/>
        </w:r>
        <w:r w:rsidR="00700A93" w:rsidRPr="00137E73">
          <w:rPr>
            <w:rStyle w:val="ae"/>
            <w:noProof/>
          </w:rPr>
          <w:t>Механизм Platform Invoke</w:t>
        </w:r>
        <w:r w:rsidR="00700A93">
          <w:rPr>
            <w:noProof/>
            <w:webHidden/>
          </w:rPr>
          <w:tab/>
        </w:r>
        <w:r w:rsidR="00700A93">
          <w:rPr>
            <w:noProof/>
            <w:webHidden/>
          </w:rPr>
          <w:fldChar w:fldCharType="begin"/>
        </w:r>
        <w:r w:rsidR="00700A93">
          <w:rPr>
            <w:noProof/>
            <w:webHidden/>
          </w:rPr>
          <w:instrText xml:space="preserve"> PAGEREF _Toc484723184 \h </w:instrText>
        </w:r>
        <w:r w:rsidR="00700A93">
          <w:rPr>
            <w:noProof/>
            <w:webHidden/>
          </w:rPr>
        </w:r>
        <w:r w:rsidR="00700A93">
          <w:rPr>
            <w:noProof/>
            <w:webHidden/>
          </w:rPr>
          <w:fldChar w:fldCharType="separate"/>
        </w:r>
        <w:r w:rsidR="00700A93">
          <w:rPr>
            <w:noProof/>
            <w:webHidden/>
          </w:rPr>
          <w:t>33</w:t>
        </w:r>
        <w:r w:rsidR="00700A93">
          <w:rPr>
            <w:noProof/>
            <w:webHidden/>
          </w:rPr>
          <w:fldChar w:fldCharType="end"/>
        </w:r>
      </w:hyperlink>
    </w:p>
    <w:p w14:paraId="32D581D2" w14:textId="5FCEE933" w:rsidR="00700A93" w:rsidRDefault="00D845C4">
      <w:pPr>
        <w:pStyle w:val="22"/>
        <w:rPr>
          <w:rFonts w:asciiTheme="minorHAnsi" w:hAnsiTheme="minorHAnsi" w:cstheme="minorBidi"/>
          <w:noProof/>
          <w:sz w:val="22"/>
        </w:rPr>
      </w:pPr>
      <w:hyperlink w:anchor="_Toc484723185" w:history="1">
        <w:r w:rsidR="00700A93" w:rsidRPr="00137E73">
          <w:rPr>
            <w:rStyle w:val="ae"/>
            <w:noProof/>
          </w:rPr>
          <w:t>4.2</w:t>
        </w:r>
        <w:r w:rsidR="00700A93">
          <w:rPr>
            <w:rFonts w:asciiTheme="minorHAnsi" w:hAnsiTheme="minorHAnsi" w:cstheme="minorBidi"/>
            <w:noProof/>
            <w:sz w:val="22"/>
          </w:rPr>
          <w:tab/>
        </w:r>
        <w:r w:rsidR="00700A93" w:rsidRPr="00137E73">
          <w:rPr>
            <w:rStyle w:val="ae"/>
            <w:noProof/>
          </w:rPr>
          <w:t>Интеграция ngspice.dll в .NET C#</w:t>
        </w:r>
        <w:r w:rsidR="00700A93">
          <w:rPr>
            <w:noProof/>
            <w:webHidden/>
          </w:rPr>
          <w:tab/>
        </w:r>
        <w:r w:rsidR="00700A93">
          <w:rPr>
            <w:noProof/>
            <w:webHidden/>
          </w:rPr>
          <w:fldChar w:fldCharType="begin"/>
        </w:r>
        <w:r w:rsidR="00700A93">
          <w:rPr>
            <w:noProof/>
            <w:webHidden/>
          </w:rPr>
          <w:instrText xml:space="preserve"> PAGEREF _Toc484723185 \h </w:instrText>
        </w:r>
        <w:r w:rsidR="00700A93">
          <w:rPr>
            <w:noProof/>
            <w:webHidden/>
          </w:rPr>
        </w:r>
        <w:r w:rsidR="00700A93">
          <w:rPr>
            <w:noProof/>
            <w:webHidden/>
          </w:rPr>
          <w:fldChar w:fldCharType="separate"/>
        </w:r>
        <w:r w:rsidR="00700A93">
          <w:rPr>
            <w:noProof/>
            <w:webHidden/>
          </w:rPr>
          <w:t>43</w:t>
        </w:r>
        <w:r w:rsidR="00700A93">
          <w:rPr>
            <w:noProof/>
            <w:webHidden/>
          </w:rPr>
          <w:fldChar w:fldCharType="end"/>
        </w:r>
      </w:hyperlink>
    </w:p>
    <w:p w14:paraId="43E22876" w14:textId="58A2B32A" w:rsidR="00700A93" w:rsidRDefault="00D845C4">
      <w:pPr>
        <w:pStyle w:val="12"/>
        <w:rPr>
          <w:rFonts w:asciiTheme="minorHAnsi" w:eastAsiaTheme="minorEastAsia" w:hAnsiTheme="minorHAnsi"/>
          <w:noProof/>
          <w:sz w:val="22"/>
          <w:lang w:eastAsia="ru-RU"/>
        </w:rPr>
      </w:pPr>
      <w:hyperlink w:anchor="_Toc484723186" w:history="1">
        <w:r w:rsidR="00700A93" w:rsidRPr="00137E73">
          <w:rPr>
            <w:rStyle w:val="ae"/>
            <w:noProof/>
          </w:rPr>
          <w:t>5</w:t>
        </w:r>
        <w:r w:rsidR="00700A93">
          <w:rPr>
            <w:rFonts w:asciiTheme="minorHAnsi" w:eastAsiaTheme="minorEastAsia" w:hAnsiTheme="minorHAnsi"/>
            <w:noProof/>
            <w:sz w:val="22"/>
            <w:lang w:eastAsia="ru-RU"/>
          </w:rPr>
          <w:tab/>
        </w:r>
        <w:r w:rsidR="00700A93" w:rsidRPr="00137E73">
          <w:rPr>
            <w:rStyle w:val="ae"/>
            <w:noProof/>
          </w:rPr>
          <w:t>Описание технических и функциональных возможностей модуля</w:t>
        </w:r>
        <w:r w:rsidR="00700A93">
          <w:rPr>
            <w:noProof/>
            <w:webHidden/>
          </w:rPr>
          <w:tab/>
        </w:r>
        <w:r w:rsidR="00700A93">
          <w:rPr>
            <w:noProof/>
            <w:webHidden/>
          </w:rPr>
          <w:fldChar w:fldCharType="begin"/>
        </w:r>
        <w:r w:rsidR="00700A93">
          <w:rPr>
            <w:noProof/>
            <w:webHidden/>
          </w:rPr>
          <w:instrText xml:space="preserve"> PAGEREF _Toc484723186 \h </w:instrText>
        </w:r>
        <w:r w:rsidR="00700A93">
          <w:rPr>
            <w:noProof/>
            <w:webHidden/>
          </w:rPr>
        </w:r>
        <w:r w:rsidR="00700A93">
          <w:rPr>
            <w:noProof/>
            <w:webHidden/>
          </w:rPr>
          <w:fldChar w:fldCharType="separate"/>
        </w:r>
        <w:r w:rsidR="00700A93">
          <w:rPr>
            <w:noProof/>
            <w:webHidden/>
          </w:rPr>
          <w:t>48</w:t>
        </w:r>
        <w:r w:rsidR="00700A93">
          <w:rPr>
            <w:noProof/>
            <w:webHidden/>
          </w:rPr>
          <w:fldChar w:fldCharType="end"/>
        </w:r>
      </w:hyperlink>
    </w:p>
    <w:p w14:paraId="5637022B" w14:textId="5E21D5A4" w:rsidR="00700A93" w:rsidRDefault="00D845C4">
      <w:pPr>
        <w:pStyle w:val="12"/>
        <w:rPr>
          <w:rFonts w:asciiTheme="minorHAnsi" w:eastAsiaTheme="minorEastAsia" w:hAnsiTheme="minorHAnsi"/>
          <w:noProof/>
          <w:sz w:val="22"/>
          <w:lang w:eastAsia="ru-RU"/>
        </w:rPr>
      </w:pPr>
      <w:hyperlink w:anchor="_Toc484723187" w:history="1">
        <w:r w:rsidR="00700A93" w:rsidRPr="00137E73">
          <w:rPr>
            <w:rStyle w:val="ae"/>
            <w:noProof/>
          </w:rPr>
          <w:t>6</w:t>
        </w:r>
        <w:r w:rsidR="00700A93">
          <w:rPr>
            <w:rFonts w:asciiTheme="minorHAnsi" w:eastAsiaTheme="minorEastAsia" w:hAnsiTheme="minorHAnsi"/>
            <w:noProof/>
            <w:sz w:val="22"/>
            <w:lang w:eastAsia="ru-RU"/>
          </w:rPr>
          <w:tab/>
        </w:r>
        <w:r w:rsidR="00700A93" w:rsidRPr="00137E73">
          <w:rPr>
            <w:rStyle w:val="ae"/>
            <w:noProof/>
          </w:rPr>
          <w:t>Тестирование модуля</w:t>
        </w:r>
        <w:r w:rsidR="00700A93">
          <w:rPr>
            <w:noProof/>
            <w:webHidden/>
          </w:rPr>
          <w:tab/>
        </w:r>
        <w:r w:rsidR="00700A93">
          <w:rPr>
            <w:noProof/>
            <w:webHidden/>
          </w:rPr>
          <w:fldChar w:fldCharType="begin"/>
        </w:r>
        <w:r w:rsidR="00700A93">
          <w:rPr>
            <w:noProof/>
            <w:webHidden/>
          </w:rPr>
          <w:instrText xml:space="preserve"> PAGEREF _Toc484723187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75B1A85" w14:textId="140AEE03" w:rsidR="00700A93" w:rsidRDefault="00D845C4">
      <w:pPr>
        <w:pStyle w:val="22"/>
        <w:rPr>
          <w:rFonts w:asciiTheme="minorHAnsi" w:hAnsiTheme="minorHAnsi" w:cstheme="minorBidi"/>
          <w:noProof/>
          <w:sz w:val="22"/>
        </w:rPr>
      </w:pPr>
      <w:hyperlink w:anchor="_Toc484723188" w:history="1">
        <w:r w:rsidR="00700A93" w:rsidRPr="00137E73">
          <w:rPr>
            <w:rStyle w:val="ae"/>
            <w:noProof/>
          </w:rPr>
          <w:t>6.1</w:t>
        </w:r>
        <w:r w:rsidR="00700A93">
          <w:rPr>
            <w:rFonts w:asciiTheme="minorHAnsi" w:hAnsiTheme="minorHAnsi" w:cstheme="minorBidi"/>
            <w:noProof/>
            <w:sz w:val="22"/>
          </w:rPr>
          <w:tab/>
        </w:r>
        <w:r w:rsidR="00700A93" w:rsidRPr="00137E73">
          <w:rPr>
            <w:rStyle w:val="ae"/>
            <w:noProof/>
          </w:rPr>
          <w:t>Функциональные тесты</w:t>
        </w:r>
        <w:r w:rsidR="00700A93">
          <w:rPr>
            <w:noProof/>
            <w:webHidden/>
          </w:rPr>
          <w:tab/>
        </w:r>
        <w:r w:rsidR="00700A93">
          <w:rPr>
            <w:noProof/>
            <w:webHidden/>
          </w:rPr>
          <w:fldChar w:fldCharType="begin"/>
        </w:r>
        <w:r w:rsidR="00700A93">
          <w:rPr>
            <w:noProof/>
            <w:webHidden/>
          </w:rPr>
          <w:instrText xml:space="preserve"> PAGEREF _Toc484723188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D150D33" w14:textId="4423E000" w:rsidR="00700A93" w:rsidRDefault="00D845C4">
      <w:pPr>
        <w:pStyle w:val="22"/>
        <w:rPr>
          <w:rFonts w:asciiTheme="minorHAnsi" w:hAnsiTheme="minorHAnsi" w:cstheme="minorBidi"/>
          <w:noProof/>
          <w:sz w:val="22"/>
        </w:rPr>
      </w:pPr>
      <w:hyperlink w:anchor="_Toc484723189" w:history="1">
        <w:r w:rsidR="00700A93" w:rsidRPr="00137E73">
          <w:rPr>
            <w:rStyle w:val="ae"/>
            <w:noProof/>
          </w:rPr>
          <w:t>6.2</w:t>
        </w:r>
        <w:r w:rsidR="00700A93">
          <w:rPr>
            <w:rFonts w:asciiTheme="minorHAnsi" w:hAnsiTheme="minorHAnsi" w:cstheme="minorBidi"/>
            <w:noProof/>
            <w:sz w:val="22"/>
          </w:rPr>
          <w:tab/>
        </w:r>
        <w:r w:rsidR="00700A93" w:rsidRPr="00137E73">
          <w:rPr>
            <w:rStyle w:val="ae"/>
            <w:noProof/>
          </w:rPr>
          <w:t>Модульные тесты</w:t>
        </w:r>
        <w:r w:rsidR="00700A93">
          <w:rPr>
            <w:noProof/>
            <w:webHidden/>
          </w:rPr>
          <w:tab/>
        </w:r>
        <w:r w:rsidR="00700A93">
          <w:rPr>
            <w:noProof/>
            <w:webHidden/>
          </w:rPr>
          <w:fldChar w:fldCharType="begin"/>
        </w:r>
        <w:r w:rsidR="00700A93">
          <w:rPr>
            <w:noProof/>
            <w:webHidden/>
          </w:rPr>
          <w:instrText xml:space="preserve"> PAGEREF _Toc484723189 \h </w:instrText>
        </w:r>
        <w:r w:rsidR="00700A93">
          <w:rPr>
            <w:noProof/>
            <w:webHidden/>
          </w:rPr>
        </w:r>
        <w:r w:rsidR="00700A93">
          <w:rPr>
            <w:noProof/>
            <w:webHidden/>
          </w:rPr>
          <w:fldChar w:fldCharType="separate"/>
        </w:r>
        <w:r w:rsidR="00700A93">
          <w:rPr>
            <w:noProof/>
            <w:webHidden/>
          </w:rPr>
          <w:t>53</w:t>
        </w:r>
        <w:r w:rsidR="00700A93">
          <w:rPr>
            <w:noProof/>
            <w:webHidden/>
          </w:rPr>
          <w:fldChar w:fldCharType="end"/>
        </w:r>
      </w:hyperlink>
    </w:p>
    <w:p w14:paraId="4BA82FCC" w14:textId="5A3161C6" w:rsidR="00700A93" w:rsidRDefault="00D845C4">
      <w:pPr>
        <w:pStyle w:val="12"/>
        <w:rPr>
          <w:rFonts w:asciiTheme="minorHAnsi" w:eastAsiaTheme="minorEastAsia" w:hAnsiTheme="minorHAnsi"/>
          <w:noProof/>
          <w:sz w:val="22"/>
          <w:lang w:eastAsia="ru-RU"/>
        </w:rPr>
      </w:pPr>
      <w:hyperlink w:anchor="_Toc484723190" w:history="1">
        <w:r w:rsidR="00700A93" w:rsidRPr="00137E73">
          <w:rPr>
            <w:rStyle w:val="ae"/>
            <w:noProof/>
          </w:rPr>
          <w:t>7</w:t>
        </w:r>
        <w:r w:rsidR="00700A93">
          <w:rPr>
            <w:rFonts w:asciiTheme="minorHAnsi" w:eastAsiaTheme="minorEastAsia" w:hAnsiTheme="minorHAnsi"/>
            <w:noProof/>
            <w:sz w:val="22"/>
            <w:lang w:eastAsia="ru-RU"/>
          </w:rPr>
          <w:tab/>
        </w:r>
        <w:r w:rsidR="00700A93" w:rsidRPr="00137E73">
          <w:rPr>
            <w:rStyle w:val="ae"/>
            <w:noProof/>
          </w:rPr>
          <w:t>Заключение</w:t>
        </w:r>
        <w:r w:rsidR="00700A93">
          <w:rPr>
            <w:noProof/>
            <w:webHidden/>
          </w:rPr>
          <w:tab/>
        </w:r>
        <w:r w:rsidR="00700A93">
          <w:rPr>
            <w:noProof/>
            <w:webHidden/>
          </w:rPr>
          <w:fldChar w:fldCharType="begin"/>
        </w:r>
        <w:r w:rsidR="00700A93">
          <w:rPr>
            <w:noProof/>
            <w:webHidden/>
          </w:rPr>
          <w:instrText xml:space="preserve"> PAGEREF _Toc484723190 \h </w:instrText>
        </w:r>
        <w:r w:rsidR="00700A93">
          <w:rPr>
            <w:noProof/>
            <w:webHidden/>
          </w:rPr>
        </w:r>
        <w:r w:rsidR="00700A93">
          <w:rPr>
            <w:noProof/>
            <w:webHidden/>
          </w:rPr>
          <w:fldChar w:fldCharType="separate"/>
        </w:r>
        <w:r w:rsidR="00700A93">
          <w:rPr>
            <w:noProof/>
            <w:webHidden/>
          </w:rPr>
          <w:t>54</w:t>
        </w:r>
        <w:r w:rsidR="00700A93">
          <w:rPr>
            <w:noProof/>
            <w:webHidden/>
          </w:rPr>
          <w:fldChar w:fldCharType="end"/>
        </w:r>
      </w:hyperlink>
    </w:p>
    <w:p w14:paraId="0E3E8FE3" w14:textId="1CBF1864" w:rsidR="00700A93" w:rsidRDefault="00D845C4">
      <w:pPr>
        <w:pStyle w:val="12"/>
        <w:rPr>
          <w:rFonts w:asciiTheme="minorHAnsi" w:eastAsiaTheme="minorEastAsia" w:hAnsiTheme="minorHAnsi"/>
          <w:noProof/>
          <w:sz w:val="22"/>
          <w:lang w:eastAsia="ru-RU"/>
        </w:rPr>
      </w:pPr>
      <w:hyperlink w:anchor="_Toc484723191" w:history="1">
        <w:r w:rsidR="00700A93" w:rsidRPr="00137E73">
          <w:rPr>
            <w:rStyle w:val="ae"/>
            <w:noProof/>
          </w:rPr>
          <w:t>Список использованных источников</w:t>
        </w:r>
        <w:r w:rsidR="00700A93">
          <w:rPr>
            <w:noProof/>
            <w:webHidden/>
          </w:rPr>
          <w:tab/>
        </w:r>
        <w:r w:rsidR="00700A93">
          <w:rPr>
            <w:noProof/>
            <w:webHidden/>
          </w:rPr>
          <w:fldChar w:fldCharType="begin"/>
        </w:r>
        <w:r w:rsidR="00700A93">
          <w:rPr>
            <w:noProof/>
            <w:webHidden/>
          </w:rPr>
          <w:instrText xml:space="preserve"> PAGEREF _Toc484723191 \h </w:instrText>
        </w:r>
        <w:r w:rsidR="00700A93">
          <w:rPr>
            <w:noProof/>
            <w:webHidden/>
          </w:rPr>
        </w:r>
        <w:r w:rsidR="00700A93">
          <w:rPr>
            <w:noProof/>
            <w:webHidden/>
          </w:rPr>
          <w:fldChar w:fldCharType="separate"/>
        </w:r>
        <w:r w:rsidR="00700A93">
          <w:rPr>
            <w:noProof/>
            <w:webHidden/>
          </w:rPr>
          <w:t>55</w:t>
        </w:r>
        <w:r w:rsidR="00700A93">
          <w:rPr>
            <w:noProof/>
            <w:webHidden/>
          </w:rPr>
          <w:fldChar w:fldCharType="end"/>
        </w:r>
      </w:hyperlink>
    </w:p>
    <w:p w14:paraId="1122A4BA" w14:textId="12654C3B" w:rsidR="00700A93" w:rsidRDefault="00D845C4">
      <w:pPr>
        <w:pStyle w:val="12"/>
        <w:rPr>
          <w:rFonts w:asciiTheme="minorHAnsi" w:eastAsiaTheme="minorEastAsia" w:hAnsiTheme="minorHAnsi"/>
          <w:noProof/>
          <w:sz w:val="22"/>
          <w:lang w:eastAsia="ru-RU"/>
        </w:rPr>
      </w:pPr>
      <w:hyperlink w:anchor="_Toc484723192" w:history="1">
        <w:r w:rsidR="00700A93" w:rsidRPr="00137E73">
          <w:rPr>
            <w:rStyle w:val="ae"/>
            <w:noProof/>
          </w:rPr>
          <w:t>Приложение А</w:t>
        </w:r>
        <w:r w:rsidR="00700A93">
          <w:rPr>
            <w:noProof/>
            <w:webHidden/>
          </w:rPr>
          <w:tab/>
        </w:r>
        <w:r w:rsidR="00700A93">
          <w:rPr>
            <w:noProof/>
            <w:webHidden/>
          </w:rPr>
          <w:fldChar w:fldCharType="begin"/>
        </w:r>
        <w:r w:rsidR="00700A93">
          <w:rPr>
            <w:noProof/>
            <w:webHidden/>
          </w:rPr>
          <w:instrText xml:space="preserve"> PAGEREF _Toc484723192 \h </w:instrText>
        </w:r>
        <w:r w:rsidR="00700A93">
          <w:rPr>
            <w:noProof/>
            <w:webHidden/>
          </w:rPr>
        </w:r>
        <w:r w:rsidR="00700A93">
          <w:rPr>
            <w:noProof/>
            <w:webHidden/>
          </w:rPr>
          <w:fldChar w:fldCharType="separate"/>
        </w:r>
        <w:r w:rsidR="00700A93">
          <w:rPr>
            <w:noProof/>
            <w:webHidden/>
          </w:rPr>
          <w:t>57</w:t>
        </w:r>
        <w:r w:rsidR="00700A93">
          <w:rPr>
            <w:noProof/>
            <w:webHidden/>
          </w:rPr>
          <w:fldChar w:fldCharType="end"/>
        </w:r>
      </w:hyperlink>
    </w:p>
    <w:p w14:paraId="79161BF4" w14:textId="6C4FDA64" w:rsidR="00700A93" w:rsidRDefault="00D845C4">
      <w:pPr>
        <w:pStyle w:val="12"/>
        <w:rPr>
          <w:rFonts w:asciiTheme="minorHAnsi" w:eastAsiaTheme="minorEastAsia" w:hAnsiTheme="minorHAnsi"/>
          <w:noProof/>
          <w:sz w:val="22"/>
          <w:lang w:eastAsia="ru-RU"/>
        </w:rPr>
      </w:pPr>
      <w:hyperlink w:anchor="_Toc484723193" w:history="1">
        <w:r w:rsidR="00700A93" w:rsidRPr="00137E73">
          <w:rPr>
            <w:rStyle w:val="ae"/>
            <w:noProof/>
          </w:rPr>
          <w:t>Приложение Б</w:t>
        </w:r>
        <w:r w:rsidR="00700A93">
          <w:rPr>
            <w:noProof/>
            <w:webHidden/>
          </w:rPr>
          <w:tab/>
        </w:r>
        <w:r w:rsidR="00700A93">
          <w:rPr>
            <w:noProof/>
            <w:webHidden/>
          </w:rPr>
          <w:fldChar w:fldCharType="begin"/>
        </w:r>
        <w:r w:rsidR="00700A93">
          <w:rPr>
            <w:noProof/>
            <w:webHidden/>
          </w:rPr>
          <w:instrText xml:space="preserve"> PAGEREF _Toc484723193 \h </w:instrText>
        </w:r>
        <w:r w:rsidR="00700A93">
          <w:rPr>
            <w:noProof/>
            <w:webHidden/>
          </w:rPr>
        </w:r>
        <w:r w:rsidR="00700A93">
          <w:rPr>
            <w:noProof/>
            <w:webHidden/>
          </w:rPr>
          <w:fldChar w:fldCharType="separate"/>
        </w:r>
        <w:r w:rsidR="00700A93">
          <w:rPr>
            <w:noProof/>
            <w:webHidden/>
          </w:rPr>
          <w:t>59</w:t>
        </w:r>
        <w:r w:rsidR="00700A93">
          <w:rPr>
            <w:noProof/>
            <w:webHidden/>
          </w:rPr>
          <w:fldChar w:fldCharType="end"/>
        </w:r>
      </w:hyperlink>
    </w:p>
    <w:p w14:paraId="603B5C2B" w14:textId="66B796AF" w:rsidR="00700A93" w:rsidRDefault="00D845C4">
      <w:pPr>
        <w:pStyle w:val="12"/>
        <w:rPr>
          <w:rFonts w:asciiTheme="minorHAnsi" w:eastAsiaTheme="minorEastAsia" w:hAnsiTheme="minorHAnsi"/>
          <w:noProof/>
          <w:sz w:val="22"/>
          <w:lang w:eastAsia="ru-RU"/>
        </w:rPr>
      </w:pPr>
      <w:hyperlink w:anchor="_Toc484723194" w:history="1">
        <w:r w:rsidR="00700A93" w:rsidRPr="00137E73">
          <w:rPr>
            <w:rStyle w:val="ae"/>
            <w:noProof/>
          </w:rPr>
          <w:t>Приложение</w:t>
        </w:r>
        <w:r w:rsidR="00700A93" w:rsidRPr="00137E73">
          <w:rPr>
            <w:rStyle w:val="ae"/>
            <w:noProof/>
            <w:lang w:val="en-US"/>
          </w:rPr>
          <w:t xml:space="preserve"> </w:t>
        </w:r>
        <w:r w:rsidR="00700A93" w:rsidRPr="00137E73">
          <w:rPr>
            <w:rStyle w:val="ae"/>
            <w:noProof/>
          </w:rPr>
          <w:t>В</w:t>
        </w:r>
        <w:r w:rsidR="00700A93">
          <w:rPr>
            <w:noProof/>
            <w:webHidden/>
          </w:rPr>
          <w:tab/>
        </w:r>
        <w:r w:rsidR="00700A93">
          <w:rPr>
            <w:noProof/>
            <w:webHidden/>
          </w:rPr>
          <w:fldChar w:fldCharType="begin"/>
        </w:r>
        <w:r w:rsidR="00700A93">
          <w:rPr>
            <w:noProof/>
            <w:webHidden/>
          </w:rPr>
          <w:instrText xml:space="preserve"> PAGEREF _Toc484723194 \h </w:instrText>
        </w:r>
        <w:r w:rsidR="00700A93">
          <w:rPr>
            <w:noProof/>
            <w:webHidden/>
          </w:rPr>
        </w:r>
        <w:r w:rsidR="00700A93">
          <w:rPr>
            <w:noProof/>
            <w:webHidden/>
          </w:rPr>
          <w:fldChar w:fldCharType="separate"/>
        </w:r>
        <w:r w:rsidR="00700A93">
          <w:rPr>
            <w:noProof/>
            <w:webHidden/>
          </w:rPr>
          <w:t>64</w:t>
        </w:r>
        <w:r w:rsidR="00700A93">
          <w:rPr>
            <w:noProof/>
            <w:webHidden/>
          </w:rPr>
          <w:fldChar w:fldCharType="end"/>
        </w:r>
      </w:hyperlink>
    </w:p>
    <w:p w14:paraId="0B2E7660" w14:textId="4C1D95BB" w:rsidR="00594650" w:rsidRPr="000822D2" w:rsidRDefault="00700A93" w:rsidP="00F41BE5">
      <w:pPr>
        <w:tabs>
          <w:tab w:val="right" w:leader="dot" w:pos="9498"/>
        </w:tabs>
        <w:sectPr w:rsidR="00594650" w:rsidRPr="000822D2" w:rsidSect="00074CAD">
          <w:pgSz w:w="11906" w:h="16838"/>
          <w:pgMar w:top="1134" w:right="567" w:bottom="1134" w:left="1701" w:header="709" w:footer="709" w:gutter="0"/>
          <w:cols w:space="708"/>
          <w:titlePg/>
          <w:docGrid w:linePitch="381"/>
        </w:sectPr>
      </w:pPr>
      <w:r>
        <w:fldChar w:fldCharType="end"/>
      </w:r>
    </w:p>
    <w:tbl>
      <w:tblPr>
        <w:tblStyle w:val="af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8"/>
        <w:gridCol w:w="732"/>
        <w:gridCol w:w="1378"/>
      </w:tblGrid>
      <w:tr w:rsidR="00B76486" w:rsidRPr="000822D2" w14:paraId="1E9037E7" w14:textId="77777777" w:rsidTr="00B76486">
        <w:tc>
          <w:tcPr>
            <w:tcW w:w="7528" w:type="dxa"/>
          </w:tcPr>
          <w:p w14:paraId="6FD6A41C" w14:textId="31220C76" w:rsidR="00B76486" w:rsidRPr="000822D2" w:rsidRDefault="00B76486" w:rsidP="000822D2">
            <w:r w:rsidRPr="000822D2">
              <w:lastRenderedPageBreak/>
              <w:t>Диск CD-R</w:t>
            </w:r>
          </w:p>
          <w:p w14:paraId="1862C900" w14:textId="61948B5D" w:rsidR="00B76486" w:rsidRDefault="00B76486" w:rsidP="000822D2">
            <w:r w:rsidRPr="000822D2">
              <w:t>Пояснительная записка к ВКР</w:t>
            </w:r>
          </w:p>
          <w:p w14:paraId="4E0FF485" w14:textId="77777777" w:rsidR="00631677" w:rsidRDefault="00631677" w:rsidP="0026458A">
            <w:r w:rsidRPr="000822D2">
              <w:t>КСУП. 62 01</w:t>
            </w:r>
            <w:r>
              <w:t>.</w:t>
            </w:r>
            <w:r w:rsidRPr="000822D2">
              <w:t>11 – 01 81 01</w:t>
            </w:r>
            <w:r>
              <w:t xml:space="preserve"> Модуль расчета характеристик</w:t>
            </w:r>
          </w:p>
          <w:p w14:paraId="355369F9" w14:textId="52770D85" w:rsidR="00631677" w:rsidRDefault="00631677" w:rsidP="0026458A">
            <w:pPr>
              <w:ind w:firstLine="2440"/>
            </w:pPr>
            <w:r>
              <w:t>принципиальных схем</w:t>
            </w:r>
          </w:p>
          <w:p w14:paraId="5D1D6829" w14:textId="7B3BBC9F" w:rsidR="00B76486" w:rsidRPr="000822D2" w:rsidRDefault="00B76486" w:rsidP="000822D2">
            <w:r w:rsidRPr="000822D2">
              <w:t>Презентация дипломного проекта «</w:t>
            </w:r>
            <w:r w:rsidR="00631677">
              <w:t>Модуль расчета характеристик принципиальных схем</w:t>
            </w:r>
            <w:r w:rsidRPr="000822D2">
              <w:t>»</w:t>
            </w:r>
          </w:p>
          <w:p w14:paraId="4C31E65A" w14:textId="77777777" w:rsidR="00B76486" w:rsidRPr="000822D2" w:rsidRDefault="00B76486" w:rsidP="000822D2">
            <w:r w:rsidRPr="000822D2">
              <w:t>Отчет о проверке на плагиат</w:t>
            </w:r>
          </w:p>
          <w:p w14:paraId="79B6F83C" w14:textId="77777777" w:rsidR="00B76486" w:rsidRPr="000822D2" w:rsidRDefault="00B76486" w:rsidP="000822D2"/>
          <w:p w14:paraId="315EF565" w14:textId="7A005482" w:rsidR="00B76486" w:rsidRPr="000822D2" w:rsidRDefault="00B76486" w:rsidP="000822D2">
            <w:r w:rsidRPr="000822D2">
              <w:t>Графический материал:</w:t>
            </w:r>
          </w:p>
        </w:tc>
        <w:tc>
          <w:tcPr>
            <w:tcW w:w="732" w:type="dxa"/>
          </w:tcPr>
          <w:p w14:paraId="22F8F058" w14:textId="77777777" w:rsidR="00B76486" w:rsidRPr="000822D2" w:rsidRDefault="00B76486" w:rsidP="000822D2"/>
        </w:tc>
        <w:tc>
          <w:tcPr>
            <w:tcW w:w="1378" w:type="dxa"/>
          </w:tcPr>
          <w:p w14:paraId="432932D7" w14:textId="77777777" w:rsidR="00B76486" w:rsidRPr="000822D2" w:rsidRDefault="00B76486" w:rsidP="000822D2">
            <w:r w:rsidRPr="000822D2">
              <w:t>В конверте на обороте обложки</w:t>
            </w:r>
          </w:p>
        </w:tc>
      </w:tr>
      <w:tr w:rsidR="00B76486" w:rsidRPr="000822D2" w14:paraId="626972D5" w14:textId="77777777" w:rsidTr="00B76486">
        <w:tc>
          <w:tcPr>
            <w:tcW w:w="7528" w:type="dxa"/>
          </w:tcPr>
          <w:p w14:paraId="1DBD4B92" w14:textId="21EE9788" w:rsidR="00B76486" w:rsidRPr="000822D2" w:rsidRDefault="00B76486" w:rsidP="000822D2">
            <w:r w:rsidRPr="000822D2">
              <w:t>Презентация ВКР «</w:t>
            </w:r>
            <w:r w:rsidR="00631677">
              <w:t>Модуль расчета характеристик принципиальных схем</w:t>
            </w:r>
            <w:r w:rsidRPr="000822D2">
              <w:t>»</w:t>
            </w:r>
          </w:p>
          <w:p w14:paraId="0208F1CA" w14:textId="77777777" w:rsidR="00B76486" w:rsidRPr="000822D2" w:rsidRDefault="00B76486" w:rsidP="000822D2">
            <w:r w:rsidRPr="000822D2">
              <w:t>Твердая копия презентации</w:t>
            </w:r>
          </w:p>
        </w:tc>
        <w:tc>
          <w:tcPr>
            <w:tcW w:w="732" w:type="dxa"/>
          </w:tcPr>
          <w:p w14:paraId="2C308C61" w14:textId="77777777" w:rsidR="00B76486" w:rsidRPr="000822D2" w:rsidRDefault="00B76486" w:rsidP="000822D2"/>
        </w:tc>
        <w:tc>
          <w:tcPr>
            <w:tcW w:w="1378" w:type="dxa"/>
          </w:tcPr>
          <w:p w14:paraId="5D862F58" w14:textId="5B0665CB" w:rsidR="00B76486" w:rsidRPr="000822D2" w:rsidRDefault="00F55351" w:rsidP="000822D2">
            <w:r w:rsidRPr="000822D2">
              <w:t>1</w:t>
            </w:r>
            <w:r w:rsidR="00631677">
              <w:t>4</w:t>
            </w:r>
            <w:r w:rsidR="00B76486" w:rsidRPr="000822D2">
              <w:t xml:space="preserve"> слайд.</w:t>
            </w:r>
          </w:p>
          <w:p w14:paraId="4A318C6A" w14:textId="77777777" w:rsidR="00631677" w:rsidRDefault="00631677" w:rsidP="000822D2"/>
          <w:p w14:paraId="7FD32618" w14:textId="40CB16AC" w:rsidR="00B76486" w:rsidRPr="000822D2" w:rsidRDefault="00B76486" w:rsidP="000822D2">
            <w:r w:rsidRPr="000822D2">
              <w:t>6 экз.</w:t>
            </w:r>
          </w:p>
        </w:tc>
      </w:tr>
    </w:tbl>
    <w:p w14:paraId="7632EEA2" w14:textId="0244C5B1" w:rsidR="003D4D8E" w:rsidRPr="000822D2" w:rsidRDefault="00594650" w:rsidP="000822D2">
      <w:pPr>
        <w:sectPr w:rsidR="003D4D8E" w:rsidRPr="000822D2" w:rsidSect="00074CAD">
          <w:pgSz w:w="11906" w:h="16838"/>
          <w:pgMar w:top="1134" w:right="567" w:bottom="1134" w:left="1701" w:header="709" w:footer="709" w:gutter="0"/>
          <w:cols w:space="708"/>
          <w:titlePg/>
          <w:docGrid w:linePitch="381"/>
        </w:sectPr>
      </w:pPr>
      <w:r w:rsidRPr="000822D2">
        <w:rPr>
          <w:noProof/>
          <w:lang w:eastAsia="ru-RU"/>
        </w:rPr>
        <mc:AlternateContent>
          <mc:Choice Requires="wpg">
            <w:drawing>
              <wp:anchor distT="0" distB="0" distL="114300" distR="114300" simplePos="0" relativeHeight="251684864" behindDoc="0" locked="0" layoutInCell="0" allowOverlap="1" wp14:anchorId="505CBB66" wp14:editId="2FA6E46D">
                <wp:simplePos x="0" y="0"/>
                <wp:positionH relativeFrom="page">
                  <wp:posOffset>716280</wp:posOffset>
                </wp:positionH>
                <wp:positionV relativeFrom="page">
                  <wp:posOffset>208057</wp:posOffset>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12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2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2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2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3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Rectangle 13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A6370" w14:textId="77777777" w:rsidR="00BA23C9" w:rsidRDefault="00BA23C9" w:rsidP="00594650">
                              <w:pPr>
                                <w:pStyle w:val="afb"/>
                                <w:jc w:val="center"/>
                                <w:rPr>
                                  <w:sz w:val="18"/>
                                </w:rPr>
                              </w:pPr>
                              <w:r>
                                <w:rPr>
                                  <w:sz w:val="18"/>
                                </w:rPr>
                                <w:t>Изм.</w:t>
                              </w:r>
                            </w:p>
                          </w:txbxContent>
                        </wps:txbx>
                        <wps:bodyPr rot="0" vert="horz" wrap="square" lIns="12700" tIns="12700" rIns="12700" bIns="12700" anchor="t" anchorCtr="0" upright="1">
                          <a:noAutofit/>
                        </wps:bodyPr>
                      </wps:wsp>
                      <wps:wsp>
                        <wps:cNvPr id="140" name="Rectangle 13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5AC68" w14:textId="77777777" w:rsidR="00BA23C9" w:rsidRDefault="00BA23C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1" name="Rectangle 13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40121" w14:textId="77777777" w:rsidR="00BA23C9" w:rsidRDefault="00BA23C9" w:rsidP="00594650">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42" name="Rectangle 13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BFF51" w14:textId="77777777" w:rsidR="00BA23C9" w:rsidRDefault="00BA23C9" w:rsidP="00594650">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43" name="Rectangle 13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A656" w14:textId="77777777" w:rsidR="00BA23C9" w:rsidRDefault="00BA23C9" w:rsidP="00594650">
                              <w:pPr>
                                <w:pStyle w:val="afb"/>
                                <w:jc w:val="center"/>
                                <w:rPr>
                                  <w:sz w:val="18"/>
                                </w:rPr>
                              </w:pPr>
                              <w:r>
                                <w:rPr>
                                  <w:sz w:val="18"/>
                                </w:rPr>
                                <w:t>Дата</w:t>
                              </w:r>
                            </w:p>
                          </w:txbxContent>
                        </wps:txbx>
                        <wps:bodyPr rot="0" vert="horz" wrap="square" lIns="12700" tIns="12700" rIns="12700" bIns="12700" anchor="t" anchorCtr="0" upright="1">
                          <a:noAutofit/>
                        </wps:bodyPr>
                      </wps:wsp>
                      <wps:wsp>
                        <wps:cNvPr id="144" name="Rectangle 13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FF7E7" w14:textId="77777777" w:rsidR="00BA23C9" w:rsidRDefault="00BA23C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5" name="Rectangle 14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61769" w14:textId="0ADA7504" w:rsidR="00BA23C9" w:rsidRPr="003D4D8E" w:rsidRDefault="00BA23C9" w:rsidP="00594650">
                              <w:pPr>
                                <w:pStyle w:val="afb"/>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6" name="Rectangle 14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CDD5A" w14:textId="77777777" w:rsidR="00BA23C9" w:rsidRPr="001B4075" w:rsidRDefault="00BA23C9" w:rsidP="00594650">
                              <w:pPr>
                                <w:pStyle w:val="afb"/>
                                <w:jc w:val="center"/>
                                <w:rPr>
                                  <w:rFonts w:ascii="Journal" w:hAnsi="Journal"/>
                                  <w:lang w:val="ru-RU"/>
                                </w:rPr>
                              </w:pPr>
                              <w:r>
                                <w:rPr>
                                  <w:lang w:val="ru-RU"/>
                                </w:rPr>
                                <w:t>КСУП 62 0111 – 01 81 01</w:t>
                              </w:r>
                            </w:p>
                            <w:p w14:paraId="2E24A71A" w14:textId="77777777" w:rsidR="00BA23C9" w:rsidRPr="00E8049F" w:rsidRDefault="00BA23C9" w:rsidP="0059465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CBB66" id="Группа 127" o:spid="_x0000_s1076" style="position:absolute;left:0;text-align:left;margin-left:56.4pt;margin-top:16.4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" o:allowincell="f">
                <v:rect id="Rectangle 1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1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1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6AA6370" w14:textId="77777777" w:rsidR="00BA23C9" w:rsidRDefault="00BA23C9" w:rsidP="00594650">
                        <w:pPr>
                          <w:pStyle w:val="afb"/>
                          <w:jc w:val="center"/>
                          <w:rPr>
                            <w:sz w:val="18"/>
                          </w:rPr>
                        </w:pPr>
                        <w:r>
                          <w:rPr>
                            <w:sz w:val="18"/>
                          </w:rPr>
                          <w:t>Изм.</w:t>
                        </w:r>
                      </w:p>
                    </w:txbxContent>
                  </v:textbox>
                </v:rect>
                <v:rect id="Rectangle 1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1B5AC68" w14:textId="77777777" w:rsidR="00BA23C9" w:rsidRDefault="00BA23C9" w:rsidP="00594650">
                        <w:pPr>
                          <w:pStyle w:val="afb"/>
                          <w:jc w:val="center"/>
                          <w:rPr>
                            <w:sz w:val="18"/>
                          </w:rPr>
                        </w:pPr>
                        <w:r>
                          <w:rPr>
                            <w:sz w:val="18"/>
                          </w:rPr>
                          <w:t>Лист</w:t>
                        </w:r>
                      </w:p>
                    </w:txbxContent>
                  </v:textbox>
                </v:rect>
                <v:rect id="Rectangle 1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1A40121" w14:textId="77777777" w:rsidR="00BA23C9" w:rsidRDefault="00BA23C9" w:rsidP="00594650">
                        <w:pPr>
                          <w:pStyle w:val="afb"/>
                          <w:jc w:val="center"/>
                          <w:rPr>
                            <w:sz w:val="18"/>
                          </w:rPr>
                        </w:pPr>
                        <w:r>
                          <w:rPr>
                            <w:sz w:val="18"/>
                          </w:rPr>
                          <w:t>№ докум.</w:t>
                        </w:r>
                      </w:p>
                    </w:txbxContent>
                  </v:textbox>
                </v:rect>
                <v:rect id="Rectangle 1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BCBFF51" w14:textId="77777777" w:rsidR="00BA23C9" w:rsidRDefault="00BA23C9" w:rsidP="00594650">
                        <w:pPr>
                          <w:pStyle w:val="afb"/>
                          <w:jc w:val="center"/>
                          <w:rPr>
                            <w:sz w:val="18"/>
                          </w:rPr>
                        </w:pPr>
                        <w:r>
                          <w:rPr>
                            <w:sz w:val="18"/>
                          </w:rPr>
                          <w:t>Подпись</w:t>
                        </w:r>
                      </w:p>
                    </w:txbxContent>
                  </v:textbox>
                </v:rect>
                <v:rect id="Rectangle 1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3C0EA656" w14:textId="77777777" w:rsidR="00BA23C9" w:rsidRDefault="00BA23C9" w:rsidP="00594650">
                        <w:pPr>
                          <w:pStyle w:val="afb"/>
                          <w:jc w:val="center"/>
                          <w:rPr>
                            <w:sz w:val="18"/>
                          </w:rPr>
                        </w:pPr>
                        <w:r>
                          <w:rPr>
                            <w:sz w:val="18"/>
                          </w:rPr>
                          <w:t>Дата</w:t>
                        </w:r>
                      </w:p>
                    </w:txbxContent>
                  </v:textbox>
                </v:rect>
                <v:rect id="Rectangle 1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90FF7E7" w14:textId="77777777" w:rsidR="00BA23C9" w:rsidRDefault="00BA23C9" w:rsidP="00594650">
                        <w:pPr>
                          <w:pStyle w:val="afb"/>
                          <w:jc w:val="center"/>
                          <w:rPr>
                            <w:sz w:val="18"/>
                          </w:rPr>
                        </w:pPr>
                        <w:r>
                          <w:rPr>
                            <w:sz w:val="18"/>
                          </w:rPr>
                          <w:t>Лист</w:t>
                        </w:r>
                      </w:p>
                    </w:txbxContent>
                  </v:textbox>
                </v:rect>
                <v:rect id="Rectangle 1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14A61769" w14:textId="0ADA7504" w:rsidR="00BA23C9" w:rsidRPr="003D4D8E" w:rsidRDefault="00BA23C9" w:rsidP="00594650">
                        <w:pPr>
                          <w:pStyle w:val="afb"/>
                          <w:jc w:val="center"/>
                          <w:rPr>
                            <w:sz w:val="24"/>
                            <w:lang w:val="ru-RU"/>
                          </w:rPr>
                        </w:pPr>
                        <w:r>
                          <w:rPr>
                            <w:sz w:val="24"/>
                            <w:lang w:val="ru-RU"/>
                          </w:rPr>
                          <w:t>7</w:t>
                        </w:r>
                      </w:p>
                    </w:txbxContent>
                  </v:textbox>
                </v:rect>
                <v:rect id="Rectangle 1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DCDD5A" w14:textId="77777777" w:rsidR="00BA23C9" w:rsidRPr="001B4075" w:rsidRDefault="00BA23C9" w:rsidP="00594650">
                        <w:pPr>
                          <w:pStyle w:val="afb"/>
                          <w:jc w:val="center"/>
                          <w:rPr>
                            <w:rFonts w:ascii="Journal" w:hAnsi="Journal"/>
                            <w:lang w:val="ru-RU"/>
                          </w:rPr>
                        </w:pPr>
                        <w:r>
                          <w:rPr>
                            <w:lang w:val="ru-RU"/>
                          </w:rPr>
                          <w:t>КСУП 62 0111 – 01 81 01</w:t>
                        </w:r>
                      </w:p>
                      <w:p w14:paraId="2E24A71A" w14:textId="77777777" w:rsidR="00BA23C9" w:rsidRPr="00E8049F" w:rsidRDefault="00BA23C9" w:rsidP="00594650"/>
                    </w:txbxContent>
                  </v:textbox>
                </v:rect>
                <w10:wrap anchorx="page" anchory="page"/>
              </v:group>
            </w:pict>
          </mc:Fallback>
        </mc:AlternateContent>
      </w:r>
      <w:r w:rsidR="00DD2843" w:rsidRPr="000822D2">
        <w:br w:type="page"/>
      </w:r>
    </w:p>
    <w:bookmarkStart w:id="2" w:name="_Toc484723172"/>
    <w:commentRangeStart w:id="3"/>
    <w:p w14:paraId="6999C768" w14:textId="4F2CCE7D" w:rsidR="00DD2843" w:rsidRPr="000822D2" w:rsidRDefault="003E1EC7" w:rsidP="001C47E8">
      <w:pPr>
        <w:pStyle w:val="1"/>
      </w:pPr>
      <w:r w:rsidRPr="000822D2">
        <w:rPr>
          <w:noProof/>
        </w:rPr>
        <w:lastRenderedPageBreak/>
        <mc:AlternateContent>
          <mc:Choice Requires="wpg">
            <w:drawing>
              <wp:anchor distT="0" distB="0" distL="114300" distR="114300" simplePos="0" relativeHeight="251675648" behindDoc="0" locked="1" layoutInCell="0" allowOverlap="1" wp14:editId="41F83579">
                <wp:simplePos x="0" y="0"/>
                <wp:positionH relativeFrom="page">
                  <wp:posOffset>720090</wp:posOffset>
                </wp:positionH>
                <wp:positionV relativeFrom="page">
                  <wp:posOffset>252095</wp:posOffset>
                </wp:positionV>
                <wp:extent cx="6588760" cy="10189210"/>
                <wp:effectExtent l="15240" t="13970" r="15875" b="1714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10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0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1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0E0CA" w14:textId="77777777" w:rsidR="00BA23C9" w:rsidRDefault="00BA23C9" w:rsidP="003E1EC7">
                              <w:pPr>
                                <w:pStyle w:val="afb"/>
                                <w:jc w:val="center"/>
                                <w:rPr>
                                  <w:sz w:val="18"/>
                                </w:rPr>
                              </w:pPr>
                              <w:r>
                                <w:rPr>
                                  <w:sz w:val="18"/>
                                </w:rPr>
                                <w:t>Изм.</w:t>
                              </w:r>
                            </w:p>
                          </w:txbxContent>
                        </wps:txbx>
                        <wps:bodyPr rot="0" vert="horz" wrap="square" lIns="12700" tIns="12700" rIns="12700" bIns="12700" anchor="t" anchorCtr="0" upright="1">
                          <a:noAutofit/>
                        </wps:bodyPr>
                      </wps:wsp>
                      <wps:wsp>
                        <wps:cNvPr id="120" name="Rectangle 1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C5BDB" w14:textId="77777777" w:rsidR="00BA23C9" w:rsidRDefault="00BA23C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1" name="Rectangle 1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CBC6C" w14:textId="77777777" w:rsidR="00BA23C9" w:rsidRDefault="00BA23C9" w:rsidP="003E1EC7">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22" name="Rectangle 1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554BC" w14:textId="77777777" w:rsidR="00BA23C9" w:rsidRDefault="00BA23C9" w:rsidP="003E1EC7">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23" name="Rectangle 1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09C27" w14:textId="77777777" w:rsidR="00BA23C9" w:rsidRDefault="00BA23C9" w:rsidP="003E1EC7">
                              <w:pPr>
                                <w:pStyle w:val="afb"/>
                                <w:jc w:val="center"/>
                                <w:rPr>
                                  <w:sz w:val="18"/>
                                </w:rPr>
                              </w:pPr>
                              <w:r>
                                <w:rPr>
                                  <w:sz w:val="18"/>
                                </w:rPr>
                                <w:t>Дата</w:t>
                              </w:r>
                            </w:p>
                          </w:txbxContent>
                        </wps:txbx>
                        <wps:bodyPr rot="0" vert="horz" wrap="square" lIns="12700" tIns="12700" rIns="12700" bIns="12700" anchor="t" anchorCtr="0" upright="1">
                          <a:noAutofit/>
                        </wps:bodyPr>
                      </wps:wsp>
                      <wps:wsp>
                        <wps:cNvPr id="124" name="Rectangle 1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38353" w14:textId="77777777" w:rsidR="00BA23C9" w:rsidRDefault="00BA23C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5" name="Rectangle 1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D1C411" w14:textId="168465A8" w:rsidR="00BA23C9" w:rsidRPr="003D4D8E" w:rsidRDefault="00BA23C9" w:rsidP="003E1EC7">
                              <w:pPr>
                                <w:pStyle w:val="afb"/>
                                <w:jc w:val="center"/>
                                <w:rPr>
                                  <w:sz w:val="24"/>
                                  <w:lang w:val="ru-RU"/>
                                </w:rPr>
                              </w:pPr>
                              <w:r>
                                <w:rPr>
                                  <w:sz w:val="24"/>
                                  <w:lang w:val="ru-RU"/>
                                </w:rPr>
                                <w:t>8</w:t>
                              </w:r>
                            </w:p>
                          </w:txbxContent>
                        </wps:txbx>
                        <wps:bodyPr rot="0" vert="horz" wrap="square" lIns="12700" tIns="12700" rIns="12700" bIns="12700" anchor="t" anchorCtr="0" upright="1">
                          <a:noAutofit/>
                        </wps:bodyPr>
                      </wps:wsp>
                      <wps:wsp>
                        <wps:cNvPr id="126" name="Rectangle 1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BB3DF" w14:textId="40310CF1" w:rsidR="00BA23C9" w:rsidRPr="001B4075" w:rsidRDefault="00BA23C9" w:rsidP="003E1EC7">
                              <w:pPr>
                                <w:pStyle w:val="afb"/>
                                <w:jc w:val="center"/>
                                <w:rPr>
                                  <w:rFonts w:ascii="Journal" w:hAnsi="Journal"/>
                                  <w:lang w:val="ru-RU"/>
                                </w:rPr>
                              </w:pPr>
                              <w:r>
                                <w:rPr>
                                  <w:lang w:val="ru-RU"/>
                                </w:rPr>
                                <w:t>КСУП 62 0111 – 01 81 01</w:t>
                              </w:r>
                            </w:p>
                            <w:p w14:paraId="6E102782" w14:textId="77777777" w:rsidR="00BA23C9" w:rsidRPr="00E8049F" w:rsidRDefault="00BA23C9" w:rsidP="003E1E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7" o:spid="_x0000_s1096"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ClmD5xsHAACNVQAADgAAAAAAAAAA&#10;AAAAAAAuAgAAZHJzL2Uyb0RvYy54bWxQSwECLQAUAAYACAAAACEAjEO2yuEAAAAMAQAADwAAAAAA&#10;AAAAAAAAAAB1CQAAZHJzL2Rvd25yZXYueG1sUEsFBgAAAAAEAAQA8wAAAIMKAAAAAA==&#10;" o:allowincell="f">
                <v:rect id="Rectangle 10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10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0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0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0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1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1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190E0CA" w14:textId="77777777" w:rsidR="00BA23C9" w:rsidRDefault="00BA23C9" w:rsidP="003E1EC7">
                        <w:pPr>
                          <w:pStyle w:val="afb"/>
                          <w:jc w:val="center"/>
                          <w:rPr>
                            <w:sz w:val="18"/>
                          </w:rPr>
                        </w:pPr>
                        <w:r>
                          <w:rPr>
                            <w:sz w:val="18"/>
                          </w:rPr>
                          <w:t>Изм.</w:t>
                        </w:r>
                      </w:p>
                    </w:txbxContent>
                  </v:textbox>
                </v:rect>
                <v:rect id="Rectangle 1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2E0C5BDB" w14:textId="77777777" w:rsidR="00BA23C9" w:rsidRDefault="00BA23C9" w:rsidP="003E1EC7">
                        <w:pPr>
                          <w:pStyle w:val="afb"/>
                          <w:jc w:val="center"/>
                          <w:rPr>
                            <w:sz w:val="18"/>
                          </w:rPr>
                        </w:pPr>
                        <w:r>
                          <w:rPr>
                            <w:sz w:val="18"/>
                          </w:rPr>
                          <w:t>Лист</w:t>
                        </w:r>
                      </w:p>
                    </w:txbxContent>
                  </v:textbox>
                </v:rect>
                <v:rect id="Rectangle 1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B2CBC6C" w14:textId="77777777" w:rsidR="00BA23C9" w:rsidRDefault="00BA23C9" w:rsidP="003E1EC7">
                        <w:pPr>
                          <w:pStyle w:val="afb"/>
                          <w:jc w:val="center"/>
                          <w:rPr>
                            <w:sz w:val="18"/>
                          </w:rPr>
                        </w:pPr>
                        <w:r>
                          <w:rPr>
                            <w:sz w:val="18"/>
                          </w:rPr>
                          <w:t>№ докум.</w:t>
                        </w:r>
                      </w:p>
                    </w:txbxContent>
                  </v:textbox>
                </v:rect>
                <v:rect id="Rectangle 1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E4554BC" w14:textId="77777777" w:rsidR="00BA23C9" w:rsidRDefault="00BA23C9" w:rsidP="003E1EC7">
                        <w:pPr>
                          <w:pStyle w:val="afb"/>
                          <w:jc w:val="center"/>
                          <w:rPr>
                            <w:sz w:val="18"/>
                          </w:rPr>
                        </w:pPr>
                        <w:r>
                          <w:rPr>
                            <w:sz w:val="18"/>
                          </w:rPr>
                          <w:t>Подпись</w:t>
                        </w:r>
                      </w:p>
                    </w:txbxContent>
                  </v:textbox>
                </v:rect>
                <v:rect id="Rectangle 1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4D09C27" w14:textId="77777777" w:rsidR="00BA23C9" w:rsidRDefault="00BA23C9" w:rsidP="003E1EC7">
                        <w:pPr>
                          <w:pStyle w:val="afb"/>
                          <w:jc w:val="center"/>
                          <w:rPr>
                            <w:sz w:val="18"/>
                          </w:rPr>
                        </w:pPr>
                        <w:r>
                          <w:rPr>
                            <w:sz w:val="18"/>
                          </w:rPr>
                          <w:t>Дата</w:t>
                        </w:r>
                      </w:p>
                    </w:txbxContent>
                  </v:textbox>
                </v:rect>
                <v:rect id="Rectangle 1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02038353" w14:textId="77777777" w:rsidR="00BA23C9" w:rsidRDefault="00BA23C9" w:rsidP="003E1EC7">
                        <w:pPr>
                          <w:pStyle w:val="afb"/>
                          <w:jc w:val="center"/>
                          <w:rPr>
                            <w:sz w:val="18"/>
                          </w:rPr>
                        </w:pPr>
                        <w:r>
                          <w:rPr>
                            <w:sz w:val="18"/>
                          </w:rPr>
                          <w:t>Лист</w:t>
                        </w:r>
                      </w:p>
                    </w:txbxContent>
                  </v:textbox>
                </v:rect>
                <v:rect id="Rectangle 1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BD1C411" w14:textId="168465A8" w:rsidR="00BA23C9" w:rsidRPr="003D4D8E" w:rsidRDefault="00BA23C9" w:rsidP="003E1EC7">
                        <w:pPr>
                          <w:pStyle w:val="afb"/>
                          <w:jc w:val="center"/>
                          <w:rPr>
                            <w:sz w:val="24"/>
                            <w:lang w:val="ru-RU"/>
                          </w:rPr>
                        </w:pPr>
                        <w:r>
                          <w:rPr>
                            <w:sz w:val="24"/>
                            <w:lang w:val="ru-RU"/>
                          </w:rPr>
                          <w:t>8</w:t>
                        </w:r>
                      </w:p>
                    </w:txbxContent>
                  </v:textbox>
                </v:rect>
                <v:rect id="Rectangle 12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95BB3DF" w14:textId="40310CF1" w:rsidR="00BA23C9" w:rsidRPr="001B4075" w:rsidRDefault="00BA23C9" w:rsidP="003E1EC7">
                        <w:pPr>
                          <w:pStyle w:val="afb"/>
                          <w:jc w:val="center"/>
                          <w:rPr>
                            <w:rFonts w:ascii="Journal" w:hAnsi="Journal"/>
                            <w:lang w:val="ru-RU"/>
                          </w:rPr>
                        </w:pPr>
                        <w:r>
                          <w:rPr>
                            <w:lang w:val="ru-RU"/>
                          </w:rPr>
                          <w:t>КСУП 62 0111 – 01 81 01</w:t>
                        </w:r>
                      </w:p>
                      <w:p w14:paraId="6E102782" w14:textId="77777777" w:rsidR="00BA23C9" w:rsidRPr="00E8049F" w:rsidRDefault="00BA23C9" w:rsidP="003E1EC7"/>
                    </w:txbxContent>
                  </v:textbox>
                </v:rect>
                <w10:wrap anchorx="page" anchory="page"/>
                <w10:anchorlock/>
              </v:group>
            </w:pict>
          </mc:Fallback>
        </mc:AlternateContent>
      </w:r>
      <w:r w:rsidR="00DD2843" w:rsidRPr="000822D2">
        <w:t>Введение</w:t>
      </w:r>
      <w:commentRangeEnd w:id="3"/>
      <w:r w:rsidR="004E078B" w:rsidRPr="000822D2">
        <w:commentReference w:id="3"/>
      </w:r>
      <w:bookmarkEnd w:id="2"/>
    </w:p>
    <w:p w14:paraId="354328EA" w14:textId="0D95F5D7" w:rsidR="00074CAD" w:rsidRPr="000822D2" w:rsidRDefault="001C47E8" w:rsidP="000822D2">
      <w:r>
        <w:tab/>
      </w:r>
      <w:r w:rsidR="00074CAD" w:rsidRPr="000822D2">
        <w:t>Человечество вступило в XXI век, когда необходимо решать ряд сложных проблем. Определяющая роль в решении проблем отводится информационным технологиям. Среди информационных технологий автоматизация проектирования занимает особое место [</w:t>
      </w:r>
      <w:r w:rsidR="00074CAD" w:rsidRPr="000822D2">
        <w:fldChar w:fldCharType="begin"/>
      </w:r>
      <w:r w:rsidR="00074CAD" w:rsidRPr="000822D2">
        <w:instrText xml:space="preserve"> REF _Ref481606380 \r \h </w:instrText>
      </w:r>
      <w:r w:rsidR="000822D2" w:rsidRPr="000822D2">
        <w:instrText xml:space="preserve"> \* MERGEFORMAT </w:instrText>
      </w:r>
      <w:r w:rsidR="00074CAD" w:rsidRPr="000822D2">
        <w:fldChar w:fldCharType="separate"/>
      </w:r>
      <w:r w:rsidR="00700A93">
        <w:t>1</w:t>
      </w:r>
      <w:r w:rsidR="00074CAD" w:rsidRPr="000822D2">
        <w:fldChar w:fldCharType="end"/>
      </w:r>
      <w:r w:rsidR="00074CAD" w:rsidRPr="000822D2">
        <w:t>]. Развитие систем автоматизированного проектирования (САПР) – решение научно-технического прогресса общества. САПР опирается на прочную научно техническую базу: современные средства вычислительной техники, новые способы представления и обработки информации, создание новых численных методов решение инженерных задач и оптимизации [</w:t>
      </w:r>
      <w:r w:rsidR="00074CAD" w:rsidRPr="000822D2">
        <w:fldChar w:fldCharType="begin"/>
      </w:r>
      <w:r w:rsidR="00074CAD" w:rsidRPr="000822D2">
        <w:instrText xml:space="preserve"> REF _Ref481607335 \r \h </w:instrText>
      </w:r>
      <w:r w:rsidR="000822D2" w:rsidRPr="000822D2">
        <w:instrText xml:space="preserve"> \* MERGEFORMAT </w:instrText>
      </w:r>
      <w:r w:rsidR="00074CAD" w:rsidRPr="000822D2">
        <w:fldChar w:fldCharType="separate"/>
      </w:r>
      <w:r w:rsidR="00700A93">
        <w:t>2</w:t>
      </w:r>
      <w:r w:rsidR="00074CAD" w:rsidRPr="000822D2">
        <w:fldChar w:fldCharType="end"/>
      </w:r>
      <w:r w:rsidR="00074CAD" w:rsidRPr="000822D2">
        <w:t>].</w:t>
      </w:r>
    </w:p>
    <w:p w14:paraId="6C855CBE" w14:textId="1D046F0E" w:rsidR="00D531B6" w:rsidRDefault="001C47E8" w:rsidP="000822D2">
      <w:r>
        <w:tab/>
      </w:r>
      <w:r w:rsidR="00074CAD" w:rsidRPr="000822D2">
        <w:t>Если говорить об устройствах сверхвысоких частот (СВЧ), то это направление, в котором системы автоматизированного проектирования развиваются очень интенсивно. Современным проектировщикам представлен большой выбор программных средств для моделирования [</w:t>
      </w:r>
      <w:r w:rsidR="00074CAD" w:rsidRPr="000822D2">
        <w:fldChar w:fldCharType="begin"/>
      </w:r>
      <w:r w:rsidR="00074CAD" w:rsidRPr="000822D2">
        <w:instrText xml:space="preserve"> REF _Ref481607343 \r \h </w:instrText>
      </w:r>
      <w:r w:rsidR="000822D2" w:rsidRPr="000822D2">
        <w:instrText xml:space="preserve"> \* MERGEFORMAT </w:instrText>
      </w:r>
      <w:r w:rsidR="00074CAD" w:rsidRPr="000822D2">
        <w:fldChar w:fldCharType="separate"/>
      </w:r>
      <w:r w:rsidR="00700A93">
        <w:t>3</w:t>
      </w:r>
      <w:r w:rsidR="00074CAD" w:rsidRPr="000822D2">
        <w:fldChar w:fldCharType="end"/>
      </w:r>
      <w:r w:rsidR="00074CAD" w:rsidRPr="000822D2">
        <w:t>]. Но на данный момент коммерческие САПР для СВЧ устройств решают широкий спектр задач, которые могут быть ненужными для пользователя. Высокая функциональность влечет высокие цены. Разработка модулей для расчета характеристик устройств с высокой точностью</w:t>
      </w:r>
      <w:r w:rsidR="00F65729">
        <w:t xml:space="preserve"> -</w:t>
      </w:r>
      <w:r w:rsidR="00074CAD" w:rsidRPr="000822D2">
        <w:t xml:space="preserve"> сложная задача, требующая много времени и затрат. В связи с этим российские производители создают </w:t>
      </w:r>
      <w:r w:rsidR="00F65729" w:rsidRPr="000822D2">
        <w:t>сво</w:t>
      </w:r>
      <w:r w:rsidR="00F65729">
        <w:t>ё</w:t>
      </w:r>
      <w:r w:rsidR="00F65729" w:rsidRPr="000822D2">
        <w:t xml:space="preserve"> программн</w:t>
      </w:r>
      <w:r w:rsidR="00F65729">
        <w:t>ое</w:t>
      </w:r>
      <w:r w:rsidR="00F65729" w:rsidRPr="000822D2">
        <w:t xml:space="preserve"> обеспечени</w:t>
      </w:r>
      <w:r w:rsidR="00F65729">
        <w:t>е</w:t>
      </w:r>
      <w:r w:rsidR="00F65729" w:rsidRPr="000822D2">
        <w:t xml:space="preserve"> </w:t>
      </w:r>
      <w:r w:rsidR="00074CAD" w:rsidRPr="000822D2">
        <w:t>на основе существующих библиотек для анализа принципиальных схем.</w:t>
      </w:r>
    </w:p>
    <w:p w14:paraId="73130ED6" w14:textId="77777777" w:rsidR="00D531B6" w:rsidRDefault="00D531B6">
      <w:pPr>
        <w:tabs>
          <w:tab w:val="clear" w:pos="709"/>
        </w:tabs>
        <w:spacing w:after="160" w:line="259" w:lineRule="auto"/>
        <w:jc w:val="left"/>
      </w:pPr>
      <w:r>
        <w:br w:type="page"/>
      </w:r>
    </w:p>
    <w:p w14:paraId="0221B757" w14:textId="2795AA7D" w:rsidR="00F97BEA" w:rsidRPr="000822D2" w:rsidRDefault="001C47E8" w:rsidP="000822D2">
      <w:r>
        <w:lastRenderedPageBreak/>
        <w:tab/>
      </w:r>
      <w:r w:rsidR="00F97BEA" w:rsidRPr="000822D2">
        <w:t>Цель данной работы</w:t>
      </w:r>
      <w:r w:rsidR="00F65729">
        <w:t>:</w:t>
      </w:r>
      <w:r w:rsidR="00F97BEA" w:rsidRPr="000822D2">
        <w:t xml:space="preserve"> </w:t>
      </w:r>
      <w:r w:rsidR="00F65729" w:rsidRPr="000822D2">
        <w:t>разработк</w:t>
      </w:r>
      <w:r w:rsidR="00F65729">
        <w:t>а</w:t>
      </w:r>
      <w:r w:rsidR="00F65729" w:rsidRPr="000822D2">
        <w:t xml:space="preserve"> </w:t>
      </w:r>
      <w:r w:rsidR="00F97BEA" w:rsidRPr="000822D2">
        <w:t>модуля расчета характеристик принципиальных схем.</w:t>
      </w:r>
    </w:p>
    <w:p w14:paraId="7E76B13C" w14:textId="5E8DF574" w:rsidR="00F97BEA" w:rsidRPr="000822D2" w:rsidRDefault="00D668F6" w:rsidP="000822D2">
      <w:r>
        <w:tab/>
      </w:r>
      <w:r w:rsidR="00F97BEA" w:rsidRPr="000822D2">
        <w:t>Для достижения цели были поставлены следующие задачи:</w:t>
      </w:r>
    </w:p>
    <w:p w14:paraId="0E0A6CDA" w14:textId="71889523" w:rsidR="00382063" w:rsidRPr="000822D2" w:rsidRDefault="00F97BEA" w:rsidP="001C47E8">
      <w:pPr>
        <w:tabs>
          <w:tab w:val="clear" w:pos="709"/>
          <w:tab w:val="left" w:pos="993"/>
        </w:tabs>
        <w:ind w:firstLine="709"/>
      </w:pPr>
      <w:r w:rsidRPr="000822D2">
        <w:t>-</w:t>
      </w:r>
      <w:r w:rsidRPr="000822D2">
        <w:tab/>
        <w:t>с</w:t>
      </w:r>
      <w:r w:rsidR="00AB4084" w:rsidRPr="000822D2">
        <w:t>делать обзор библиотек для анализа схем</w:t>
      </w:r>
      <w:r w:rsidRPr="000822D2">
        <w:t>;</w:t>
      </w:r>
    </w:p>
    <w:p w14:paraId="40FEA875" w14:textId="05C15B79" w:rsidR="00382063" w:rsidRPr="000822D2" w:rsidRDefault="00F97BEA" w:rsidP="001C47E8">
      <w:pPr>
        <w:tabs>
          <w:tab w:val="clear" w:pos="709"/>
          <w:tab w:val="left" w:pos="993"/>
        </w:tabs>
        <w:ind w:firstLine="709"/>
      </w:pPr>
      <w:r w:rsidRPr="000822D2">
        <w:t>-</w:t>
      </w:r>
      <w:r w:rsidRPr="000822D2">
        <w:tab/>
        <w:t>в</w:t>
      </w:r>
      <w:r w:rsidR="00AB4084" w:rsidRPr="000822D2">
        <w:t>ыбрать библиотеку на основе которого будет разработан модуль</w:t>
      </w:r>
      <w:r w:rsidRPr="000822D2">
        <w:t>;</w:t>
      </w:r>
    </w:p>
    <w:p w14:paraId="2FF5ABF1" w14:textId="77777777" w:rsidR="00EF2E89" w:rsidRDefault="00F97BEA" w:rsidP="001C47E8">
      <w:pPr>
        <w:tabs>
          <w:tab w:val="clear" w:pos="709"/>
          <w:tab w:val="left" w:pos="993"/>
        </w:tabs>
        <w:ind w:firstLine="709"/>
      </w:pPr>
      <w:r w:rsidRPr="000822D2">
        <w:t>-</w:t>
      </w:r>
      <w:r w:rsidRPr="000822D2">
        <w:tab/>
      </w:r>
      <w:r w:rsidR="00EF2E89">
        <w:t>скомпилировать выбранную библиотеку как динамически подключаемую библиотеку;</w:t>
      </w:r>
    </w:p>
    <w:p w14:paraId="0B52BB3F" w14:textId="77777777" w:rsidR="00EF2E89" w:rsidRDefault="00EF2E89" w:rsidP="001C47E8">
      <w:pPr>
        <w:tabs>
          <w:tab w:val="clear" w:pos="709"/>
          <w:tab w:val="left" w:pos="993"/>
        </w:tabs>
        <w:ind w:firstLine="709"/>
      </w:pPr>
      <w:r>
        <w:t>-</w:t>
      </w:r>
      <w:r>
        <w:tab/>
        <w:t>выполнить маршалинг экспортируемых функций;</w:t>
      </w:r>
    </w:p>
    <w:p w14:paraId="3F8F0637" w14:textId="77777777" w:rsidR="00EF2E89" w:rsidRDefault="00EF2E89" w:rsidP="001C47E8">
      <w:pPr>
        <w:tabs>
          <w:tab w:val="clear" w:pos="709"/>
          <w:tab w:val="left" w:pos="993"/>
        </w:tabs>
        <w:ind w:firstLine="709"/>
      </w:pPr>
      <w:r>
        <w:t>-</w:t>
      </w:r>
      <w:r>
        <w:tab/>
        <w:t xml:space="preserve">подключить скомпирлированную библиотеку с помощью механизма </w:t>
      </w:r>
      <w:r>
        <w:rPr>
          <w:lang w:val="en-US"/>
        </w:rPr>
        <w:t>Platform</w:t>
      </w:r>
      <w:r w:rsidRPr="0026458A">
        <w:t xml:space="preserve"> </w:t>
      </w:r>
      <w:r>
        <w:rPr>
          <w:lang w:val="en-US"/>
        </w:rPr>
        <w:t>Invoke</w:t>
      </w:r>
      <w:r>
        <w:t>;</w:t>
      </w:r>
    </w:p>
    <w:p w14:paraId="190C9506" w14:textId="6A4D08E6" w:rsidR="007F50A1" w:rsidRDefault="00EF2E89" w:rsidP="001C47E8">
      <w:pPr>
        <w:tabs>
          <w:tab w:val="clear" w:pos="709"/>
          <w:tab w:val="left" w:pos="993"/>
        </w:tabs>
        <w:ind w:firstLine="709"/>
      </w:pPr>
      <w:r>
        <w:t>-</w:t>
      </w:r>
      <w:r>
        <w:tab/>
      </w:r>
      <w:r w:rsidR="007F50A1">
        <w:t>сделать реализацию модуля;</w:t>
      </w:r>
    </w:p>
    <w:p w14:paraId="34476A1E" w14:textId="35EA35A8" w:rsidR="00F97BEA" w:rsidRPr="000822D2" w:rsidRDefault="007F50A1" w:rsidP="001C47E8">
      <w:pPr>
        <w:tabs>
          <w:tab w:val="clear" w:pos="709"/>
          <w:tab w:val="left" w:pos="993"/>
        </w:tabs>
        <w:ind w:firstLine="709"/>
      </w:pPr>
      <w:r>
        <w:t>-</w:t>
      </w:r>
      <w:r>
        <w:tab/>
        <w:t>провести функциональные и модульные тесты.</w:t>
      </w:r>
    </w:p>
    <w:p w14:paraId="100C235A" w14:textId="09C92B10" w:rsidR="007F50A1" w:rsidRPr="007F50A1" w:rsidRDefault="001C47E8" w:rsidP="000822D2">
      <w:r>
        <w:tab/>
      </w:r>
      <w:r w:rsidR="00F97BEA" w:rsidRPr="000822D2">
        <w:t>Результатом выполнения выпускной квалификационной работы является программный продукт, осуществляющий анализ частотных характеристик принципиальных схем.</w:t>
      </w:r>
      <w:r w:rsidR="007F50A1">
        <w:t xml:space="preserve"> Схема может состоять из про</w:t>
      </w:r>
      <w:r w:rsidR="007F50A1">
        <w:rPr>
          <w:lang w:val="en-US"/>
        </w:rPr>
        <w:t>c</w:t>
      </w:r>
      <w:r w:rsidR="007F50A1">
        <w:t xml:space="preserve">тых </w:t>
      </w:r>
      <w:r w:rsidR="007F50A1">
        <w:rPr>
          <w:lang w:val="en-US"/>
        </w:rPr>
        <w:t>RLC</w:t>
      </w:r>
      <w:r w:rsidR="007F50A1">
        <w:t xml:space="preserve"> элементов. </w:t>
      </w:r>
      <w:r w:rsidR="005766B9">
        <w:t xml:space="preserve">Программа рассчитывает </w:t>
      </w:r>
      <w:r w:rsidR="007F50A1">
        <w:t>комплексное сопротивление заданной цепи</w:t>
      </w:r>
      <w:r w:rsidR="005766B9">
        <w:t>, а также</w:t>
      </w:r>
      <w:r w:rsidR="007F50A1">
        <w:t xml:space="preserve"> выводит график зависимости </w:t>
      </w:r>
      <w:r w:rsidR="005766B9">
        <w:t>напряжения</w:t>
      </w:r>
      <w:r w:rsidR="007F50A1">
        <w:t xml:space="preserve"> на узлах от частоты входного сигнала.</w:t>
      </w:r>
    </w:p>
    <w:p w14:paraId="36223543" w14:textId="52729006" w:rsidR="007038AA" w:rsidRPr="000822D2" w:rsidRDefault="007038AA" w:rsidP="000822D2">
      <w:r w:rsidRPr="000822D2">
        <w:br w:type="page"/>
      </w:r>
    </w:p>
    <w:p w14:paraId="47A6BDA7" w14:textId="21AFA129" w:rsidR="007A396A" w:rsidRPr="000822D2" w:rsidRDefault="007A396A" w:rsidP="001C47E8">
      <w:pPr>
        <w:pStyle w:val="1"/>
      </w:pPr>
      <w:bookmarkStart w:id="4" w:name="_Toc484723173"/>
      <w:r w:rsidRPr="000822D2">
        <w:lastRenderedPageBreak/>
        <w:t>Выбор библиотеки</w:t>
      </w:r>
      <w:bookmarkEnd w:id="4"/>
    </w:p>
    <w:p w14:paraId="49BD7824" w14:textId="6FDC0164" w:rsidR="00074CAD" w:rsidRPr="000822D2" w:rsidRDefault="001C47E8" w:rsidP="000822D2">
      <w:r>
        <w:tab/>
      </w:r>
      <w:r w:rsidR="00074CAD" w:rsidRPr="000822D2">
        <w:t>Большинство проблем, связанных с анализом схем, решаются в два этапа [</w:t>
      </w:r>
      <w:r w:rsidR="00074CAD" w:rsidRPr="000822D2">
        <w:fldChar w:fldCharType="begin"/>
      </w:r>
      <w:r w:rsidR="00074CAD" w:rsidRPr="000822D2">
        <w:instrText xml:space="preserve"> REF _Ref481606438 \r \h </w:instrText>
      </w:r>
      <w:r w:rsidR="000822D2" w:rsidRPr="000822D2">
        <w:instrText xml:space="preserve"> \* MERGEFORMAT </w:instrText>
      </w:r>
      <w:r w:rsidR="00074CAD" w:rsidRPr="000822D2">
        <w:fldChar w:fldCharType="separate"/>
      </w:r>
      <w:r w:rsidR="00700A93">
        <w:t>4</w:t>
      </w:r>
      <w:r w:rsidR="00074CAD" w:rsidRPr="000822D2">
        <w:fldChar w:fldCharType="end"/>
      </w:r>
      <w:r w:rsidR="00074CAD" w:rsidRPr="000822D2">
        <w:t>]. Первый этап заключается в составлении уравнений электрического равновесия в форме, позволяющей использовать законы Кирхгофа и характеристики элементов, входящих в схему. Второй этап заключается в решении этих уравнений путем применения подходящих аналитических или численных методов. До появления ЭВМ эти уравнения, как правило, решались аналитическим путем; такой подход накладывал жесткие ограничения на размер и тип схем, которые могли быть подвергнуты анализу. Большие линейные схемы (содержащие, скажем, более 50 элементов) или даже небольшие нелинейные схемы редко поддавались точному анализу. Поэтому инженеры-проектировщики полагались в основном на интуицию и усидчивость, выполняя приближенный анализ таких схем. Во всех случаях процесс анализа завершался макетированием схемы и измерениями представляющих интерес переменных параметров.</w:t>
      </w:r>
    </w:p>
    <w:p w14:paraId="04B6E1C9" w14:textId="697491C3" w:rsidR="00074CAD" w:rsidRPr="000822D2" w:rsidRDefault="001C47E8" w:rsidP="000822D2">
      <w:r>
        <w:tab/>
      </w:r>
      <w:r w:rsidR="00074CAD" w:rsidRPr="000822D2">
        <w:t>Однако даже такой подход, предполагающий макетирование, становится непригодным для анализа интегральных схем, потому что оказывается невозможным дублировать интегральную схему дискретными компонентами. Очевидно, что путем макетирования с помощью дискретных элементов невозможно точно воспроизвести паразитные эффекты и характеристики согласования элементов, входящих в интегральную схему. Невозможно также выполнить с помощью макетирования анализ допусков или анализ наихудшего случая, так как практически невозможно осуществить при макетировании изменение параметров приборов. Вместо имитации схемы посредством макетирования были разработаны САПР для разработки электронных устройств, создания микросхем и печатных плат.</w:t>
      </w:r>
    </w:p>
    <w:p w14:paraId="7700944A" w14:textId="1C3C8663" w:rsidR="00074CAD" w:rsidRPr="000822D2" w:rsidRDefault="001C47E8" w:rsidP="000822D2">
      <w:r>
        <w:tab/>
      </w:r>
      <w:r w:rsidR="00074CAD" w:rsidRPr="000822D2">
        <w:t xml:space="preserve">В данной </w:t>
      </w:r>
      <w:r w:rsidR="00F55351" w:rsidRPr="000822D2">
        <w:t>главе</w:t>
      </w:r>
      <w:r w:rsidR="00074CAD" w:rsidRPr="000822D2">
        <w:t xml:space="preserve"> будут рассмотрены основные методы расчета, существующие коммерческие САПР и программные библиотеки, позволяющие анализировать электрические цепи.</w:t>
      </w:r>
    </w:p>
    <w:p w14:paraId="6C45C488" w14:textId="053F0E6F" w:rsidR="00074CAD" w:rsidRPr="000822D2" w:rsidRDefault="00074CAD" w:rsidP="00322A4C">
      <w:pPr>
        <w:pStyle w:val="2"/>
      </w:pPr>
      <w:bookmarkStart w:id="5" w:name="_Toc481060978"/>
      <w:bookmarkStart w:id="6" w:name="_Toc481710695"/>
      <w:bookmarkStart w:id="7" w:name="_Toc484723174"/>
      <w:r w:rsidRPr="000822D2">
        <w:lastRenderedPageBreak/>
        <w:t>Методы расчета сложных электрических цепей</w:t>
      </w:r>
      <w:bookmarkEnd w:id="5"/>
      <w:bookmarkEnd w:id="6"/>
      <w:bookmarkEnd w:id="7"/>
    </w:p>
    <w:p w14:paraId="4B9173BE" w14:textId="54B106EA" w:rsidR="00074CAD" w:rsidRPr="000822D2" w:rsidRDefault="001C47E8" w:rsidP="000822D2">
      <w:r>
        <w:tab/>
      </w:r>
      <w:r w:rsidR="00074CAD" w:rsidRPr="000822D2">
        <w:t>В случае, когда схема электрической цепи достаточно сложна и не приводится к схеме одноконтурной цепи или цепи с двумя узлами, пользуются общими методами расчета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w:t>
      </w:r>
    </w:p>
    <w:p w14:paraId="26120DE0" w14:textId="204643A5" w:rsidR="00074CAD" w:rsidRDefault="001C47E8" w:rsidP="000822D2">
      <w:r>
        <w:tab/>
      </w:r>
      <w:r w:rsidR="00074CAD" w:rsidRPr="000822D2">
        <w:t>Описываемые методы применимы для цепей постоянного и переменного тока.</w:t>
      </w:r>
    </w:p>
    <w:p w14:paraId="429DE0E4" w14:textId="77777777" w:rsidR="00DA0EBF" w:rsidRPr="000822D2" w:rsidRDefault="00DA0EBF" w:rsidP="000822D2"/>
    <w:p w14:paraId="1DAB19A7" w14:textId="08B44160" w:rsidR="00074CAD" w:rsidRPr="000822D2" w:rsidRDefault="00074CAD" w:rsidP="00F27099">
      <w:pPr>
        <w:pStyle w:val="3"/>
      </w:pPr>
      <w:bookmarkStart w:id="8" w:name="_Toc484723175"/>
      <w:r w:rsidRPr="000822D2">
        <w:t>Метод токов ветвей</w:t>
      </w:r>
      <w:bookmarkEnd w:id="8"/>
    </w:p>
    <w:p w14:paraId="4803D5E3" w14:textId="12CF68EE" w:rsidR="00074CAD" w:rsidRPr="000822D2" w:rsidRDefault="00383BE4" w:rsidP="000822D2">
      <w:r>
        <w:tab/>
      </w:r>
      <w:r w:rsidR="00074CAD" w:rsidRPr="000822D2">
        <w:t>В данном методе сначала нужно определить направления токов в цепи, а затем написать уравнения, описывающие их отношения друг с другом через законы Кирхгофа и Ома [</w:t>
      </w:r>
      <w:r w:rsidR="00636E6C">
        <w:fldChar w:fldCharType="begin"/>
      </w:r>
      <w:r w:rsidR="00636E6C">
        <w:instrText xml:space="preserve"> REF _Ref481605882 \r \h </w:instrText>
      </w:r>
      <w:r w:rsidR="00636E6C">
        <w:fldChar w:fldCharType="separate"/>
      </w:r>
      <w:r w:rsidR="00636E6C">
        <w:t>6</w:t>
      </w:r>
      <w:r w:rsidR="00636E6C">
        <w:fldChar w:fldCharType="end"/>
      </w:r>
      <w:r w:rsidR="00074CAD" w:rsidRPr="000822D2">
        <w:t>]. Число уравнений равно количеству неизвестных токов ветвей и определяется как</w:t>
      </w:r>
    </w:p>
    <w:p w14:paraId="56314479" w14:textId="51F37D55" w:rsidR="00074CAD" w:rsidRPr="000822D2" w:rsidRDefault="00074CAD" w:rsidP="00383BE4">
      <w:pPr>
        <w:tabs>
          <w:tab w:val="left" w:pos="4820"/>
        </w:tabs>
        <w:jc w:val="right"/>
      </w:pPr>
      <w:r w:rsidRPr="000822D2">
        <w:t>N</w:t>
      </w:r>
      <w:r w:rsidRPr="00383BE4">
        <w:rPr>
          <w:vertAlign w:val="subscript"/>
        </w:rPr>
        <w:t>МТВ</w:t>
      </w:r>
      <w:r w:rsidRPr="000822D2">
        <w:t xml:space="preserve"> = N</w:t>
      </w:r>
      <w:r w:rsidRPr="00383BE4">
        <w:rPr>
          <w:vertAlign w:val="subscript"/>
        </w:rPr>
        <w:t>B</w:t>
      </w:r>
      <w:r w:rsidRPr="000822D2">
        <w:t xml:space="preserve"> – N</w:t>
      </w:r>
      <w:r w:rsidRPr="00383BE4">
        <w:rPr>
          <w:vertAlign w:val="subscript"/>
        </w:rPr>
        <w:t>J</w:t>
      </w:r>
      <w:r w:rsidRPr="000822D2">
        <w:t>,</w:t>
      </w:r>
      <w:r w:rsidRPr="000822D2">
        <w:tab/>
        <w:t>(</w:t>
      </w:r>
      <w:r w:rsidR="00383BE4">
        <w:t>2</w:t>
      </w:r>
      <w:r w:rsidRPr="000822D2">
        <w:t>.1)</w:t>
      </w:r>
    </w:p>
    <w:p w14:paraId="3B1CBC16" w14:textId="35B16D30" w:rsidR="00074CAD" w:rsidRPr="000822D2" w:rsidRDefault="00383BE4" w:rsidP="000822D2">
      <w:r>
        <w:tab/>
      </w:r>
      <w:r w:rsidR="00074CAD" w:rsidRPr="000822D2">
        <w:t>где N</w:t>
      </w:r>
      <w:r w:rsidR="00074CAD" w:rsidRPr="00582EA5">
        <w:rPr>
          <w:vertAlign w:val="subscript"/>
        </w:rPr>
        <w:t>B</w:t>
      </w:r>
      <w:r w:rsidR="00074CAD" w:rsidRPr="000822D2">
        <w:t xml:space="preserve"> – число ветвей электрической цепи;</w:t>
      </w:r>
    </w:p>
    <w:p w14:paraId="58686192" w14:textId="0B45ECA1" w:rsidR="00074CAD" w:rsidRPr="000822D2" w:rsidRDefault="00383BE4" w:rsidP="000822D2">
      <w:r>
        <w:tab/>
      </w:r>
      <w:r w:rsidR="00074CAD" w:rsidRPr="000822D2">
        <w:t>N</w:t>
      </w:r>
      <w:r w:rsidR="00074CAD" w:rsidRPr="00582EA5">
        <w:rPr>
          <w:vertAlign w:val="subscript"/>
        </w:rPr>
        <w:t>J</w:t>
      </w:r>
      <w:r w:rsidR="00074CAD" w:rsidRPr="000822D2">
        <w:t xml:space="preserve"> – число ветвей с источниками тока.</w:t>
      </w:r>
    </w:p>
    <w:p w14:paraId="3774061E" w14:textId="206F7DC0" w:rsidR="00074CAD" w:rsidRPr="000822D2" w:rsidRDefault="00383BE4" w:rsidP="000822D2">
      <w:r>
        <w:tab/>
      </w:r>
      <w:r w:rsidR="00074CAD" w:rsidRPr="000822D2">
        <w:t xml:space="preserve">Количество уравнений, составляемых по Закону токов Кирхгофа (ЗТК) равно </w:t>
      </w:r>
    </w:p>
    <w:p w14:paraId="791B6BD6" w14:textId="3D4F9F0A" w:rsidR="00074CAD" w:rsidRPr="000822D2" w:rsidRDefault="00074CAD" w:rsidP="00383BE4">
      <w:pPr>
        <w:tabs>
          <w:tab w:val="left" w:pos="4820"/>
        </w:tabs>
        <w:jc w:val="right"/>
      </w:pPr>
      <w:r w:rsidRPr="000822D2">
        <w:t>N</w:t>
      </w:r>
      <w:r w:rsidRPr="00383BE4">
        <w:rPr>
          <w:vertAlign w:val="subscript"/>
        </w:rPr>
        <w:t>1</w:t>
      </w:r>
      <w:r w:rsidRPr="000822D2">
        <w:t xml:space="preserve"> = N</w:t>
      </w:r>
      <w:r w:rsidRPr="00383BE4">
        <w:rPr>
          <w:vertAlign w:val="subscript"/>
        </w:rPr>
        <w:t>УЗЛОВ</w:t>
      </w:r>
      <w:r w:rsidRPr="000822D2">
        <w:t xml:space="preserve"> – 1,</w:t>
      </w:r>
      <w:r w:rsidRPr="000822D2">
        <w:tab/>
        <w:t>(</w:t>
      </w:r>
      <w:r w:rsidR="00383BE4">
        <w:t>2</w:t>
      </w:r>
      <w:r w:rsidRPr="000822D2">
        <w:t>.2)</w:t>
      </w:r>
    </w:p>
    <w:p w14:paraId="2C04E0C3" w14:textId="63C9FF57" w:rsidR="00074CAD" w:rsidRPr="000822D2" w:rsidRDefault="00383BE4" w:rsidP="000822D2">
      <w:r>
        <w:tab/>
      </w:r>
      <w:r w:rsidR="00074CAD" w:rsidRPr="000822D2">
        <w:t>где N</w:t>
      </w:r>
      <w:r w:rsidR="00074CAD" w:rsidRPr="00582EA5">
        <w:rPr>
          <w:vertAlign w:val="subscript"/>
        </w:rPr>
        <w:t>УЗЛОВ</w:t>
      </w:r>
      <w:r w:rsidR="00074CAD" w:rsidRPr="000822D2">
        <w:t xml:space="preserve"> – количество узлов электрической цепи.</w:t>
      </w:r>
    </w:p>
    <w:p w14:paraId="522F6198" w14:textId="6A73E598" w:rsidR="00074CAD" w:rsidRPr="000822D2" w:rsidRDefault="00383BE4" w:rsidP="000822D2">
      <w:r>
        <w:tab/>
      </w:r>
      <w:r w:rsidR="00074CAD" w:rsidRPr="000822D2">
        <w:t xml:space="preserve">Количество уравнений, составляемых по Закону напряжений Кирхгофа (ЗНК) равно </w:t>
      </w:r>
    </w:p>
    <w:p w14:paraId="7EBFEC5E" w14:textId="46C6B509" w:rsidR="00074CAD" w:rsidRPr="000822D2" w:rsidRDefault="00074CAD" w:rsidP="00383BE4">
      <w:pPr>
        <w:tabs>
          <w:tab w:val="left" w:pos="4820"/>
        </w:tabs>
        <w:jc w:val="right"/>
      </w:pPr>
      <w:r w:rsidRPr="000822D2">
        <w:t>N</w:t>
      </w:r>
      <w:r w:rsidRPr="00383BE4">
        <w:rPr>
          <w:vertAlign w:val="subscript"/>
        </w:rPr>
        <w:t>2</w:t>
      </w:r>
      <w:r w:rsidRPr="000822D2">
        <w:t xml:space="preserve"> = N</w:t>
      </w:r>
      <w:r w:rsidRPr="00383BE4">
        <w:rPr>
          <w:vertAlign w:val="subscript"/>
        </w:rPr>
        <w:t>МТВ</w:t>
      </w:r>
      <w:r w:rsidRPr="000822D2">
        <w:t xml:space="preserve"> – N</w:t>
      </w:r>
      <w:r w:rsidRPr="00383BE4">
        <w:rPr>
          <w:vertAlign w:val="subscript"/>
        </w:rPr>
        <w:t>1</w:t>
      </w:r>
      <w:r w:rsidRPr="000822D2">
        <w:t>.</w:t>
      </w:r>
      <w:r w:rsidRPr="000822D2">
        <w:tab/>
        <w:t>(</w:t>
      </w:r>
      <w:r w:rsidR="00383BE4">
        <w:t>2</w:t>
      </w:r>
      <w:r w:rsidRPr="000822D2">
        <w:t>.3)</w:t>
      </w:r>
    </w:p>
    <w:p w14:paraId="23DBBE6C" w14:textId="26C58173" w:rsidR="00074CAD" w:rsidRPr="000822D2" w:rsidRDefault="00383BE4" w:rsidP="000822D2">
      <w:r>
        <w:tab/>
      </w:r>
      <w:r w:rsidR="00074CAD" w:rsidRPr="000822D2">
        <w:t>При составлении уравнений по II Закону Кирхгофа следует выбирать независимые контуры, не содержащие источников тока. Как только будут получены уравнения для каждого из неизвестных токов, можно будет решить систему уравнений, рассчитав тем самым все токи, а затем и все напряжения в цепи.</w:t>
      </w:r>
    </w:p>
    <w:p w14:paraId="7CDBD68A" w14:textId="77777777" w:rsidR="0056228E" w:rsidRPr="000822D2" w:rsidRDefault="0056228E" w:rsidP="000822D2">
      <w:r w:rsidRPr="000822D2">
        <w:br w:type="page"/>
      </w:r>
    </w:p>
    <w:p w14:paraId="60D9C839" w14:textId="33E4703C" w:rsidR="00074CAD" w:rsidRPr="000822D2" w:rsidRDefault="00383BE4" w:rsidP="000822D2">
      <w:r>
        <w:lastRenderedPageBreak/>
        <w:tab/>
      </w:r>
      <w:r w:rsidR="00074CAD" w:rsidRPr="000822D2">
        <w:t>Последовательность расчета:</w:t>
      </w:r>
    </w:p>
    <w:p w14:paraId="1DE31C95" w14:textId="348B9C29" w:rsidR="00074CAD" w:rsidRPr="00383BE4" w:rsidRDefault="00074CAD" w:rsidP="00F27099">
      <w:pPr>
        <w:pStyle w:val="a5"/>
        <w:numPr>
          <w:ilvl w:val="0"/>
          <w:numId w:val="17"/>
        </w:numPr>
        <w:tabs>
          <w:tab w:val="left" w:pos="1134"/>
        </w:tabs>
      </w:pPr>
      <w:r w:rsidRPr="00383BE4">
        <w:t>проводится топологический анализ схемы:</w:t>
      </w:r>
    </w:p>
    <w:p w14:paraId="2CCC4CDB" w14:textId="4940D72F" w:rsidR="00074CAD" w:rsidRPr="00383BE4" w:rsidRDefault="00074CAD" w:rsidP="00F27099">
      <w:pPr>
        <w:pStyle w:val="a5"/>
        <w:numPr>
          <w:ilvl w:val="1"/>
          <w:numId w:val="17"/>
        </w:numPr>
        <w:tabs>
          <w:tab w:val="clear" w:pos="1559"/>
          <w:tab w:val="left" w:pos="1560"/>
        </w:tabs>
      </w:pPr>
      <w:r w:rsidRPr="00383BE4">
        <w:t>обозначаются токи во всех ветвях, произвольно выбираются их положительное направление и обозначаются на схеме стрелками;</w:t>
      </w:r>
    </w:p>
    <w:p w14:paraId="34AD4766" w14:textId="0748DAED" w:rsidR="00074CAD" w:rsidRPr="00383BE4" w:rsidRDefault="00074CAD" w:rsidP="00F27099">
      <w:pPr>
        <w:pStyle w:val="a5"/>
        <w:numPr>
          <w:ilvl w:val="1"/>
          <w:numId w:val="17"/>
        </w:numPr>
        <w:tabs>
          <w:tab w:val="clear" w:pos="1559"/>
          <w:tab w:val="left" w:pos="1560"/>
        </w:tabs>
      </w:pPr>
      <w:r w:rsidRPr="00383BE4">
        <w:t>подсчитывается общее число узлов и определяется число независимых узлов, и обозначаются на схеме;</w:t>
      </w:r>
    </w:p>
    <w:p w14:paraId="7698E5B9" w14:textId="404AE2FD" w:rsidR="00074CAD" w:rsidRPr="00383BE4" w:rsidRDefault="00074CAD" w:rsidP="00F27099">
      <w:pPr>
        <w:pStyle w:val="a5"/>
        <w:numPr>
          <w:ilvl w:val="1"/>
          <w:numId w:val="17"/>
        </w:numPr>
        <w:tabs>
          <w:tab w:val="clear" w:pos="1559"/>
          <w:tab w:val="left" w:pos="1560"/>
        </w:tabs>
      </w:pPr>
      <w:r w:rsidRPr="00383BE4">
        <w:t>подсчитывается число независимых контуров и обозначаются на схеме дугой;</w:t>
      </w:r>
    </w:p>
    <w:p w14:paraId="62B1E9F5" w14:textId="74F6B6EE" w:rsidR="00074CAD" w:rsidRPr="00383BE4" w:rsidRDefault="00074CAD" w:rsidP="00F27099">
      <w:pPr>
        <w:pStyle w:val="a5"/>
        <w:numPr>
          <w:ilvl w:val="0"/>
          <w:numId w:val="17"/>
        </w:numPr>
        <w:tabs>
          <w:tab w:val="left" w:pos="1134"/>
        </w:tabs>
      </w:pPr>
      <w:r w:rsidRPr="00383BE4">
        <w:t>по ЗТК для независимых узлов и по ЗНК для независимых контуров относительно токов ветвей записывают уравнения. После привидения подобных членов они сводятся к системе линейных алгебраический уравнений (ЛАУ);</w:t>
      </w:r>
    </w:p>
    <w:p w14:paraId="5E6950AA" w14:textId="3772B584" w:rsidR="00074CAD" w:rsidRDefault="00074CAD" w:rsidP="00F27099">
      <w:pPr>
        <w:pStyle w:val="a5"/>
        <w:numPr>
          <w:ilvl w:val="0"/>
          <w:numId w:val="17"/>
        </w:numPr>
        <w:tabs>
          <w:tab w:val="left" w:pos="1134"/>
        </w:tabs>
      </w:pPr>
      <w:r w:rsidRPr="00383BE4">
        <w:t>Решив систему уравнений относительно токов по методу Крамера находят токи во всех ветвях схемы. Если значения токов отрицательные, то действительные направления их будут противоположны первоначально выбранным направлениям.</w:t>
      </w:r>
    </w:p>
    <w:p w14:paraId="46AA541B" w14:textId="77777777" w:rsidR="00DA0EBF" w:rsidRPr="00383BE4" w:rsidRDefault="00DA0EBF" w:rsidP="00DA0EBF"/>
    <w:p w14:paraId="094882D8" w14:textId="1EF58C49" w:rsidR="00074CAD" w:rsidRPr="000822D2" w:rsidRDefault="00074CAD" w:rsidP="00F27099">
      <w:pPr>
        <w:pStyle w:val="3"/>
      </w:pPr>
      <w:bookmarkStart w:id="9" w:name="_Toc484723176"/>
      <w:r w:rsidRPr="000822D2">
        <w:t>Метод узловых напряжений</w:t>
      </w:r>
      <w:bookmarkEnd w:id="9"/>
    </w:p>
    <w:p w14:paraId="3DD06053" w14:textId="78C42DE6" w:rsidR="00074CAD" w:rsidRPr="000822D2" w:rsidRDefault="00383BE4" w:rsidP="000822D2">
      <w:r>
        <w:tab/>
      </w:r>
      <w:r w:rsidR="00074CAD" w:rsidRPr="000822D2">
        <w:t>Метод заключается в том, что на основании ЗТК определяются потенциалы в узлах электрической цепи относительно некоторого базисного узла. Эти разницы потенциалов называются узловыми напряжениями, причем положительное направление их указывается стрелкой от рассматриваемого узла к базисному.</w:t>
      </w:r>
    </w:p>
    <w:p w14:paraId="7E0C3168" w14:textId="32900D8B" w:rsidR="00074CAD" w:rsidRPr="000822D2" w:rsidRDefault="00383BE4" w:rsidP="000822D2">
      <w:r>
        <w:tab/>
      </w:r>
      <w:r w:rsidR="00074CAD" w:rsidRPr="000822D2">
        <w:t>Напряжение на какой-либо ветви равно разности узловых напряжений концов данной ветви; произведение же этого напряжения на комплексную проводимость данной ветви равно току в этой ветви. Таким образом, зная узловые напряжения в электрической цепи, можно найти токи в ветвях.</w:t>
      </w:r>
    </w:p>
    <w:p w14:paraId="34D05A25" w14:textId="43C106AB" w:rsidR="00074CAD" w:rsidRPr="000822D2" w:rsidRDefault="00383BE4" w:rsidP="000822D2">
      <w:r>
        <w:tab/>
      </w:r>
      <w:r w:rsidR="00074CAD" w:rsidRPr="000822D2">
        <w:t xml:space="preserve">Если принять потенциал базовой ветви равным нулю, то напряжения между остальными узлами и базисным узлом будут равны также потенциалам </w:t>
      </w:r>
      <w:r w:rsidR="00074CAD" w:rsidRPr="000822D2">
        <w:lastRenderedPageBreak/>
        <w:t>этих узлов. Поэтому данный метод называется также методом узловых потенциалов (МУП).</w:t>
      </w:r>
    </w:p>
    <w:p w14:paraId="381EFE8E" w14:textId="1999542D" w:rsidR="00074CAD" w:rsidRPr="000822D2" w:rsidRDefault="00383BE4" w:rsidP="000822D2">
      <w:r>
        <w:tab/>
      </w:r>
      <w:r w:rsidR="00074CAD" w:rsidRPr="000822D2">
        <w:t>Если электрическая схема содержит q узлов, то на основании первого закона Кирхгофа получается система из q-1 уравнений.</w:t>
      </w:r>
    </w:p>
    <w:p w14:paraId="18186182" w14:textId="757BB8CE" w:rsidR="00074CAD" w:rsidRPr="000822D2" w:rsidRDefault="00383BE4" w:rsidP="000822D2">
      <w:r>
        <w:tab/>
      </w:r>
      <w:r w:rsidR="00074CAD" w:rsidRPr="000822D2">
        <w:t>Порядок расчета:</w:t>
      </w:r>
    </w:p>
    <w:p w14:paraId="7A617C7C" w14:textId="19CEA6E5" w:rsidR="00074CAD" w:rsidRPr="000822D2" w:rsidRDefault="00074CAD" w:rsidP="00F27099">
      <w:pPr>
        <w:pStyle w:val="a5"/>
        <w:numPr>
          <w:ilvl w:val="0"/>
          <w:numId w:val="18"/>
        </w:numPr>
      </w:pPr>
      <w:r w:rsidRPr="000822D2">
        <w:t>обозначить все токи ветвей и их положительное направление;</w:t>
      </w:r>
    </w:p>
    <w:p w14:paraId="08F18D19" w14:textId="2385F6D6" w:rsidR="00074CAD" w:rsidRPr="000822D2" w:rsidRDefault="00074CAD" w:rsidP="00F27099">
      <w:pPr>
        <w:pStyle w:val="a5"/>
        <w:numPr>
          <w:ilvl w:val="0"/>
          <w:numId w:val="18"/>
        </w:numPr>
      </w:pPr>
      <w:r w:rsidRPr="000822D2">
        <w:t>произвольно выбрать опорный узел и пронумеровать все остальные узлы;</w:t>
      </w:r>
    </w:p>
    <w:p w14:paraId="35BEA8DC" w14:textId="744F897E" w:rsidR="00074CAD" w:rsidRPr="000822D2" w:rsidRDefault="00074CAD" w:rsidP="00F27099">
      <w:pPr>
        <w:pStyle w:val="a5"/>
        <w:numPr>
          <w:ilvl w:val="0"/>
          <w:numId w:val="18"/>
        </w:numPr>
      </w:pPr>
      <w:r w:rsidRPr="000822D2">
        <w:t>определить собственные и общие проводимости узлов, а также узловые токи, т.е. рассчитать коэффициенты в системе уравнений;</w:t>
      </w:r>
    </w:p>
    <w:p w14:paraId="6E60E346" w14:textId="7410FB4B" w:rsidR="00074CAD" w:rsidRPr="000822D2" w:rsidRDefault="00074CAD" w:rsidP="00F27099">
      <w:pPr>
        <w:pStyle w:val="a5"/>
        <w:numPr>
          <w:ilvl w:val="0"/>
          <w:numId w:val="18"/>
        </w:numPr>
      </w:pPr>
      <w:r w:rsidRPr="000822D2">
        <w:t>записывается система уравнений по ЗТК;</w:t>
      </w:r>
    </w:p>
    <w:p w14:paraId="15FBEF17" w14:textId="4429C76B" w:rsidR="00074CAD" w:rsidRPr="000822D2" w:rsidRDefault="00074CAD" w:rsidP="00F27099">
      <w:pPr>
        <w:pStyle w:val="a5"/>
        <w:numPr>
          <w:ilvl w:val="0"/>
          <w:numId w:val="18"/>
        </w:numPr>
      </w:pPr>
      <w:r w:rsidRPr="000822D2">
        <w:t>полученную систему уравнений решить относительно неизвестных потенциалов при помощи метода Крамера;</w:t>
      </w:r>
    </w:p>
    <w:p w14:paraId="7D10062A" w14:textId="7995CC5D" w:rsidR="00074CAD" w:rsidRPr="000822D2" w:rsidRDefault="00074CAD" w:rsidP="00F27099">
      <w:pPr>
        <w:pStyle w:val="a5"/>
        <w:numPr>
          <w:ilvl w:val="0"/>
          <w:numId w:val="18"/>
        </w:numPr>
      </w:pPr>
      <w:r w:rsidRPr="000822D2">
        <w:t>с помощью обобщенного закона Ома рассчитать неизвестные токи;</w:t>
      </w:r>
    </w:p>
    <w:p w14:paraId="6AC97E07" w14:textId="5A408ECE" w:rsidR="00074CAD" w:rsidRDefault="00074CAD" w:rsidP="00F27099">
      <w:pPr>
        <w:pStyle w:val="a5"/>
        <w:numPr>
          <w:ilvl w:val="0"/>
          <w:numId w:val="18"/>
        </w:numPr>
      </w:pPr>
      <w:r w:rsidRPr="000822D2">
        <w:t>проверить баланс мощности.</w:t>
      </w:r>
    </w:p>
    <w:p w14:paraId="79B35710" w14:textId="77777777" w:rsidR="00DA0EBF" w:rsidRPr="000822D2" w:rsidRDefault="00DA0EBF" w:rsidP="00DA0EBF"/>
    <w:p w14:paraId="4EF4CDA6" w14:textId="6CC8CB6F" w:rsidR="00074CAD" w:rsidRPr="000822D2" w:rsidRDefault="00074CAD" w:rsidP="00F27099">
      <w:pPr>
        <w:pStyle w:val="3"/>
      </w:pPr>
      <w:bookmarkStart w:id="10" w:name="_Toc484723177"/>
      <w:r w:rsidRPr="000822D2">
        <w:t>Метод контурных токов</w:t>
      </w:r>
      <w:bookmarkEnd w:id="10"/>
    </w:p>
    <w:p w14:paraId="208243EE" w14:textId="277CEE3A" w:rsidR="00074CAD" w:rsidRPr="000822D2" w:rsidRDefault="00F27099" w:rsidP="000822D2">
      <w:r>
        <w:tab/>
      </w:r>
      <w:r w:rsidR="00074CAD" w:rsidRPr="000822D2">
        <w:t>Метод контурных токов (МКТ) при расчете токов цепи позволяет уменьшить количество уравнений, составляемых по ЗНК:</w:t>
      </w:r>
    </w:p>
    <w:p w14:paraId="4074C725" w14:textId="2979E4D3" w:rsidR="00074CAD" w:rsidRPr="000822D2" w:rsidRDefault="00074CAD" w:rsidP="00F27099">
      <w:pPr>
        <w:tabs>
          <w:tab w:val="left" w:pos="4820"/>
        </w:tabs>
        <w:jc w:val="right"/>
      </w:pPr>
      <w:r w:rsidRPr="000822D2">
        <w:t>N</w:t>
      </w:r>
      <w:r w:rsidRPr="00582EA5">
        <w:rPr>
          <w:vertAlign w:val="subscript"/>
        </w:rPr>
        <w:t>МКТ</w:t>
      </w:r>
      <w:r w:rsidRPr="000822D2">
        <w:t xml:space="preserve"> = N</w:t>
      </w:r>
      <w:r w:rsidRPr="00582EA5">
        <w:rPr>
          <w:vertAlign w:val="subscript"/>
        </w:rPr>
        <w:t>2</w:t>
      </w:r>
      <w:r w:rsidRPr="000822D2">
        <w:t xml:space="preserve"> = N</w:t>
      </w:r>
      <w:r w:rsidRPr="00582EA5">
        <w:rPr>
          <w:vertAlign w:val="subscript"/>
        </w:rPr>
        <w:t>МТВ</w:t>
      </w:r>
      <w:r w:rsidRPr="000822D2">
        <w:t xml:space="preserve"> – N</w:t>
      </w:r>
      <w:r w:rsidRPr="00582EA5">
        <w:rPr>
          <w:vertAlign w:val="subscript"/>
        </w:rPr>
        <w:t>1</w:t>
      </w:r>
      <w:r w:rsidRPr="000822D2">
        <w:tab/>
        <w:t>(</w:t>
      </w:r>
      <w:r w:rsidR="00710784">
        <w:t>2</w:t>
      </w:r>
      <w:r w:rsidRPr="000822D2">
        <w:t>.4)</w:t>
      </w:r>
    </w:p>
    <w:p w14:paraId="5B08AD6F" w14:textId="619BD19A" w:rsidR="00074CAD" w:rsidRDefault="00F27099" w:rsidP="000822D2">
      <w:r>
        <w:tab/>
      </w:r>
      <w:r w:rsidR="00074CAD" w:rsidRPr="000822D2">
        <w:t>Ток в любой ветви цепи модно представить в виде алгебраической суммы контурных токов, протекающих по этой ветви. Выбирают и обозначают известные и неизвестные контурные токи. Известные контурные токи можно считать совпадающими с соответствующими токами источников тока. Неизвестные контурные токи определяются по ЗНК и для них составляется система уравнений метода контурных токов. Решив данную систему находятся неизвестные контурные токи. И находят токи ветвей как сумма контурных токов, протекающих в этой ветви.</w:t>
      </w:r>
    </w:p>
    <w:p w14:paraId="31C4DC5C" w14:textId="77777777" w:rsidR="00DA0EBF" w:rsidRPr="000822D2" w:rsidRDefault="00DA0EBF" w:rsidP="000822D2"/>
    <w:p w14:paraId="76F250BD" w14:textId="79A82935" w:rsidR="00074CAD" w:rsidRPr="000822D2" w:rsidRDefault="00F27099" w:rsidP="000822D2">
      <w:r>
        <w:lastRenderedPageBreak/>
        <w:tab/>
      </w:r>
      <w:r w:rsidR="00074CAD" w:rsidRPr="000822D2">
        <w:t>Последовательность расчета:</w:t>
      </w:r>
    </w:p>
    <w:p w14:paraId="4910658F" w14:textId="06B7C80B" w:rsidR="00074CAD" w:rsidRPr="000822D2" w:rsidRDefault="00074CAD" w:rsidP="00F27099">
      <w:pPr>
        <w:pStyle w:val="a5"/>
        <w:numPr>
          <w:ilvl w:val="0"/>
          <w:numId w:val="19"/>
        </w:numPr>
      </w:pPr>
      <w:r w:rsidRPr="000822D2">
        <w:t>топологический анализ схемы:</w:t>
      </w:r>
    </w:p>
    <w:p w14:paraId="15150561" w14:textId="0C2D8FD5" w:rsidR="00074CAD" w:rsidRPr="000822D2" w:rsidRDefault="00074CAD" w:rsidP="00F27099">
      <w:pPr>
        <w:pStyle w:val="a5"/>
        <w:numPr>
          <w:ilvl w:val="1"/>
          <w:numId w:val="19"/>
        </w:numPr>
      </w:pPr>
      <w:r w:rsidRPr="000822D2">
        <w:t>определяют число ветвей;</w:t>
      </w:r>
    </w:p>
    <w:p w14:paraId="627C1953" w14:textId="1031926C" w:rsidR="00074CAD" w:rsidRPr="000822D2" w:rsidRDefault="00074CAD" w:rsidP="00F27099">
      <w:pPr>
        <w:pStyle w:val="a5"/>
        <w:numPr>
          <w:ilvl w:val="1"/>
          <w:numId w:val="19"/>
        </w:numPr>
      </w:pPr>
      <w:r w:rsidRPr="000822D2">
        <w:t>определяют число узлов;</w:t>
      </w:r>
    </w:p>
    <w:p w14:paraId="4DE4831B" w14:textId="64226F4D" w:rsidR="00074CAD" w:rsidRPr="000822D2" w:rsidRDefault="00074CAD" w:rsidP="00F27099">
      <w:pPr>
        <w:pStyle w:val="a5"/>
        <w:numPr>
          <w:ilvl w:val="1"/>
          <w:numId w:val="19"/>
        </w:numPr>
      </w:pPr>
      <w:r w:rsidRPr="000822D2">
        <w:t>посчитывают число независимых контуров;</w:t>
      </w:r>
    </w:p>
    <w:p w14:paraId="5286899C" w14:textId="6B2F08A7" w:rsidR="00074CAD" w:rsidRPr="000822D2" w:rsidRDefault="00074CAD" w:rsidP="00F27099">
      <w:pPr>
        <w:pStyle w:val="a5"/>
        <w:numPr>
          <w:ilvl w:val="0"/>
          <w:numId w:val="19"/>
        </w:numPr>
      </w:pPr>
      <w:r w:rsidRPr="000822D2">
        <w:t xml:space="preserve">все независимые </w:t>
      </w:r>
      <w:r w:rsidR="00F65729" w:rsidRPr="000822D2">
        <w:t>контур</w:t>
      </w:r>
      <w:r w:rsidR="00F65729">
        <w:t>ы</w:t>
      </w:r>
      <w:r w:rsidR="00F65729" w:rsidRPr="000822D2">
        <w:t xml:space="preserve"> </w:t>
      </w:r>
      <w:r w:rsidRPr="000822D2">
        <w:t>показывают дугой со стрелкой на них, которая показывает положительное направление обхода контура. Все контуры нумеруют и контуру присваивают свой контурный ток. За положительное направление контура принимают положительное направление обхода контура;</w:t>
      </w:r>
    </w:p>
    <w:p w14:paraId="0E5A079B" w14:textId="38E13A37" w:rsidR="00074CAD" w:rsidRPr="000822D2" w:rsidRDefault="00074CAD" w:rsidP="00F27099">
      <w:pPr>
        <w:pStyle w:val="a5"/>
        <w:numPr>
          <w:ilvl w:val="0"/>
          <w:numId w:val="19"/>
        </w:numPr>
      </w:pPr>
      <w:r w:rsidRPr="000822D2">
        <w:t>по ЗНК относительно контурных токов записывают уравнения, которые после приведения подобных членов образуют системы линейных уравнений;</w:t>
      </w:r>
    </w:p>
    <w:p w14:paraId="2EE2884C" w14:textId="0727DFEF" w:rsidR="00074CAD" w:rsidRPr="000822D2" w:rsidRDefault="00074CAD" w:rsidP="00F27099">
      <w:pPr>
        <w:pStyle w:val="a5"/>
        <w:numPr>
          <w:ilvl w:val="0"/>
          <w:numId w:val="19"/>
        </w:numPr>
      </w:pPr>
      <w:r w:rsidRPr="000822D2">
        <w:t>по правилу Крамера находят контурные токи;</w:t>
      </w:r>
    </w:p>
    <w:p w14:paraId="43938DEC" w14:textId="018B3F06" w:rsidR="00074CAD" w:rsidRPr="000822D2" w:rsidRDefault="00074CAD" w:rsidP="00F27099">
      <w:pPr>
        <w:pStyle w:val="a5"/>
        <w:numPr>
          <w:ilvl w:val="0"/>
          <w:numId w:val="19"/>
        </w:numPr>
      </w:pPr>
      <w:r w:rsidRPr="000822D2">
        <w:t>токи в ветвях находят как алгебраическую сумму контурных токов, протекающих через данную ветвь. В алгебраической сумме контурные токи берутся с положительным знаком, если ток ветви совпадает с контурным и отрицательным, если не совпадает. Если токи ветви оказались положительными, то выбранное направление тока совпадает с истинным и наоборот.</w:t>
      </w:r>
    </w:p>
    <w:p w14:paraId="0EB86710" w14:textId="77777777" w:rsidR="00074CAD" w:rsidRPr="000822D2" w:rsidRDefault="00074CAD" w:rsidP="000822D2"/>
    <w:p w14:paraId="5356797F" w14:textId="555E0638" w:rsidR="00074CAD" w:rsidRPr="000822D2" w:rsidRDefault="00074CAD" w:rsidP="00322A4C">
      <w:pPr>
        <w:pStyle w:val="2"/>
      </w:pPr>
      <w:bookmarkStart w:id="11" w:name="_Toc481060979"/>
      <w:bookmarkStart w:id="12" w:name="_Toc481710696"/>
      <w:bookmarkStart w:id="13" w:name="_Toc484723178"/>
      <w:r w:rsidRPr="000822D2">
        <w:t>Описание алгоритмов в коммерческих САПР</w:t>
      </w:r>
      <w:bookmarkEnd w:id="11"/>
      <w:bookmarkEnd w:id="12"/>
      <w:bookmarkEnd w:id="13"/>
    </w:p>
    <w:p w14:paraId="377FEF2E" w14:textId="7A2D4D24" w:rsidR="00074CAD" w:rsidRPr="000822D2" w:rsidRDefault="00F27099" w:rsidP="000822D2">
      <w:r>
        <w:tab/>
      </w:r>
      <w:r w:rsidR="00074CAD" w:rsidRPr="000822D2">
        <w:t>Любая схема подчиняется трем основным законам: ЗНК, ЗТК и закону элементов (характеристики ветви)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 Топология схем рассматривает такие свойства сложных схем, которые связаны только с соединениями ветвей. Она является одним из направлений математики, называемой теорией графов.</w:t>
      </w:r>
    </w:p>
    <w:p w14:paraId="42077CB8" w14:textId="360133E5" w:rsidR="00074CAD" w:rsidRPr="000822D2" w:rsidRDefault="00F27099" w:rsidP="000822D2">
      <w:r>
        <w:tab/>
      </w:r>
      <w:r w:rsidR="00074CAD" w:rsidRPr="000822D2">
        <w:t xml:space="preserve">Естественным и простым путем для описания информации является изображение направленного графа, соответствующего заданной схеме, в соответствии со следующим правилом: каждый элемент с двумя выводами заменяется на линейный сегмент, называемый ветвью, имеющий стрелку в том направлении, в котором принимается положительное направление тока через эту </w:t>
      </w:r>
      <w:r w:rsidR="00074CAD" w:rsidRPr="000822D2">
        <w:lastRenderedPageBreak/>
        <w:t xml:space="preserve">ветвь. Эта стрелка служит также для обозначения опорного направления для напряжения ветви: стрелка направлена от вывода с положительным потенциалом. Применение такой опорной точки исключает необходимость использовать два набора опорных точек: для токов и для напряжений. Таким образом, направленный граф дает полную информацию. Например, на </w:t>
      </w:r>
      <w:r w:rsidR="00DB06C2">
        <w:t xml:space="preserve">рисунке 2.1 </w:t>
      </w:r>
      <w:r w:rsidR="00074CAD" w:rsidRPr="000822D2">
        <w:t xml:space="preserve">показана схема N, а на </w:t>
      </w:r>
      <w:r w:rsidR="00DB06C2">
        <w:t>рисунке 2.2</w:t>
      </w:r>
      <w:r w:rsidR="00074CAD" w:rsidRPr="000822D2">
        <w:t xml:space="preserve"> – направленный граф G, соответствующий схеме N.</w:t>
      </w:r>
    </w:p>
    <w:p w14:paraId="086D437F" w14:textId="77777777" w:rsidR="00074CAD" w:rsidRPr="000822D2" w:rsidRDefault="00074CAD" w:rsidP="000822D2">
      <w:pPr>
        <w:sectPr w:rsidR="00074CAD" w:rsidRPr="000822D2" w:rsidSect="007038AA">
          <w:type w:val="continuous"/>
          <w:pgSz w:w="11906" w:h="16838"/>
          <w:pgMar w:top="1134" w:right="567" w:bottom="1134" w:left="1701" w:header="709" w:footer="709" w:gutter="0"/>
          <w:cols w:space="708"/>
          <w:titlePg/>
          <w:docGrid w:linePitch="381"/>
        </w:sectPr>
      </w:pPr>
    </w:p>
    <w:bookmarkStart w:id="14" w:name="_Ref484717528"/>
    <w:bookmarkStart w:id="15" w:name="_Ref484717544"/>
    <w:p w14:paraId="086122FD" w14:textId="5444E0A9" w:rsidR="00074CAD" w:rsidRPr="000822D2" w:rsidRDefault="00074CAD" w:rsidP="00DB06C2">
      <w:pPr>
        <w:jc w:val="center"/>
      </w:pPr>
      <w:r w:rsidRPr="000822D2">
        <w:rPr>
          <w:noProof/>
          <w:lang w:eastAsia="ru-RU"/>
        </w:rPr>
        <mc:AlternateContent>
          <mc:Choice Requires="wps">
            <w:drawing>
              <wp:anchor distT="0" distB="0" distL="114300" distR="114300" simplePos="0" relativeHeight="251657216" behindDoc="0" locked="0" layoutInCell="1" allowOverlap="1" wp14:anchorId="56CD56BB" wp14:editId="1E85292A">
                <wp:simplePos x="0" y="0"/>
                <wp:positionH relativeFrom="column">
                  <wp:posOffset>367665</wp:posOffset>
                </wp:positionH>
                <wp:positionV relativeFrom="paragraph">
                  <wp:posOffset>1940560</wp:posOffset>
                </wp:positionV>
                <wp:extent cx="285750" cy="2286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5F932" id="Прямоугольник 5" o:spid="_x0000_s1026" style="position:absolute;margin-left:28.95pt;margin-top:152.8pt;width:2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" fillcolor="white [3212]" strokecolor="white [3212]" strokeweight="1pt"/>
            </w:pict>
          </mc:Fallback>
        </mc:AlternateContent>
      </w:r>
      <w:r w:rsidRPr="000822D2">
        <w:rPr>
          <w:noProof/>
          <w:lang w:eastAsia="ru-RU"/>
        </w:rPr>
        <w:drawing>
          <wp:inline distT="0" distB="0" distL="0" distR="0" wp14:anchorId="7588F2F1" wp14:editId="21DCFAB8">
            <wp:extent cx="2668755"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7" t="30551" r="66381" b="35630"/>
                    <a:stretch/>
                  </pic:blipFill>
                  <pic:spPr bwMode="auto">
                    <a:xfrm>
                      <a:off x="0" y="0"/>
                      <a:ext cx="2668755" cy="2160000"/>
                    </a:xfrm>
                    <a:prstGeom prst="rect">
                      <a:avLst/>
                    </a:prstGeom>
                    <a:ln>
                      <a:noFill/>
                    </a:ln>
                    <a:extLst>
                      <a:ext uri="{53640926-AAD7-44D8-BBD7-CCE9431645EC}">
                        <a14:shadowObscured xmlns:a14="http://schemas.microsoft.com/office/drawing/2010/main"/>
                      </a:ext>
                    </a:extLst>
                  </pic:spPr>
                </pic:pic>
              </a:graphicData>
            </a:graphic>
          </wp:inline>
        </w:drawing>
      </w:r>
      <w:bookmarkStart w:id="16" w:name="_Ref481076205"/>
      <w:bookmarkStart w:id="17" w:name="_Ref481076189"/>
      <w:r w:rsidRPr="000822D2">
        <w:t xml:space="preserve">Рисунок </w:t>
      </w:r>
      <w:fldSimple w:instr=" STYLEREF 1 \s ">
        <w:r w:rsidR="00700A93">
          <w:rPr>
            <w:noProof/>
          </w:rPr>
          <w:t>2</w:t>
        </w:r>
      </w:fldSimple>
      <w:r w:rsidR="008B0C25" w:rsidRPr="000822D2">
        <w:t>.</w:t>
      </w:r>
      <w:fldSimple w:instr=" SEQ Рисунок \* ARABIC \s 1 ">
        <w:r w:rsidR="00700A93">
          <w:rPr>
            <w:noProof/>
          </w:rPr>
          <w:t>1</w:t>
        </w:r>
      </w:fldSimple>
      <w:bookmarkEnd w:id="14"/>
      <w:bookmarkEnd w:id="16"/>
      <w:r w:rsidRPr="000822D2">
        <w:t xml:space="preserve"> </w:t>
      </w:r>
      <w:bookmarkStart w:id="18" w:name="_Ref484717540"/>
      <w:r w:rsidRPr="000822D2">
        <w:t>– Схема</w:t>
      </w:r>
      <w:bookmarkEnd w:id="17"/>
      <w:r w:rsidRPr="000822D2">
        <w:t xml:space="preserve"> N</w:t>
      </w:r>
      <w:bookmarkEnd w:id="15"/>
      <w:bookmarkEnd w:id="18"/>
    </w:p>
    <w:p w14:paraId="1187FD3C" w14:textId="77777777" w:rsidR="00074CAD" w:rsidRPr="000822D2" w:rsidRDefault="00074CAD" w:rsidP="000822D2">
      <w:r w:rsidRPr="000822D2">
        <w:rPr>
          <w:noProof/>
          <w:lang w:eastAsia="ru-RU"/>
        </w:rPr>
        <mc:AlternateContent>
          <mc:Choice Requires="wps">
            <w:drawing>
              <wp:anchor distT="0" distB="0" distL="114300" distR="114300" simplePos="0" relativeHeight="251641856" behindDoc="0" locked="0" layoutInCell="1" allowOverlap="1" wp14:anchorId="358B1F5D" wp14:editId="353F074E">
                <wp:simplePos x="0" y="0"/>
                <wp:positionH relativeFrom="column">
                  <wp:posOffset>559435</wp:posOffset>
                </wp:positionH>
                <wp:positionV relativeFrom="paragraph">
                  <wp:posOffset>1933575</wp:posOffset>
                </wp:positionV>
                <wp:extent cx="323850" cy="2476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38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BC502" id="Прямоугольник 4" o:spid="_x0000_s1026" style="position:absolute;margin-left:44.05pt;margin-top:152.25pt;width:25.5pt;height: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" fillcolor="white [3212]" strokecolor="white [3212]" strokeweight="1pt"/>
            </w:pict>
          </mc:Fallback>
        </mc:AlternateContent>
      </w:r>
      <w:r w:rsidRPr="000822D2">
        <w:rPr>
          <w:noProof/>
          <w:lang w:eastAsia="ru-RU"/>
        </w:rPr>
        <w:drawing>
          <wp:inline distT="0" distB="0" distL="0" distR="0" wp14:anchorId="4E0810FA" wp14:editId="26803843">
            <wp:extent cx="2866692" cy="216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70" t="26563" r="52065" b="53657"/>
                    <a:stretch/>
                  </pic:blipFill>
                  <pic:spPr bwMode="auto">
                    <a:xfrm>
                      <a:off x="0" y="0"/>
                      <a:ext cx="2866692" cy="2160000"/>
                    </a:xfrm>
                    <a:prstGeom prst="rect">
                      <a:avLst/>
                    </a:prstGeom>
                    <a:ln>
                      <a:noFill/>
                    </a:ln>
                    <a:extLst>
                      <a:ext uri="{53640926-AAD7-44D8-BBD7-CCE9431645EC}">
                        <a14:shadowObscured xmlns:a14="http://schemas.microsoft.com/office/drawing/2010/main"/>
                      </a:ext>
                    </a:extLst>
                  </pic:spPr>
                </pic:pic>
              </a:graphicData>
            </a:graphic>
          </wp:inline>
        </w:drawing>
      </w:r>
    </w:p>
    <w:p w14:paraId="290A988D" w14:textId="75400C17" w:rsidR="00074CAD" w:rsidRPr="000822D2" w:rsidRDefault="00074CAD" w:rsidP="00DB06C2">
      <w:pPr>
        <w:jc w:val="center"/>
      </w:pPr>
      <w:bookmarkStart w:id="19" w:name="_Ref481076673"/>
      <w:r w:rsidRPr="000822D2">
        <w:t xml:space="preserve">Рисунок </w:t>
      </w:r>
      <w:fldSimple w:instr=" STYLEREF 1 \s ">
        <w:r w:rsidR="00700A93">
          <w:rPr>
            <w:noProof/>
          </w:rPr>
          <w:t>2</w:t>
        </w:r>
      </w:fldSimple>
      <w:r w:rsidR="008B0C25" w:rsidRPr="000822D2">
        <w:t>.</w:t>
      </w:r>
      <w:fldSimple w:instr=" SEQ Рисунок \* ARABIC \s 1 ">
        <w:r w:rsidR="00700A93">
          <w:rPr>
            <w:noProof/>
          </w:rPr>
          <w:t>2</w:t>
        </w:r>
      </w:fldSimple>
      <w:bookmarkEnd w:id="19"/>
      <w:r w:rsidRPr="000822D2">
        <w:t xml:space="preserve"> – Граф G</w:t>
      </w:r>
    </w:p>
    <w:p w14:paraId="70F2DF9A" w14:textId="77777777" w:rsidR="00074CAD" w:rsidRPr="000822D2" w:rsidRDefault="00074CAD" w:rsidP="00DB06C2">
      <w:pPr>
        <w:jc w:val="center"/>
        <w:sectPr w:rsidR="00074CAD" w:rsidRPr="000822D2" w:rsidSect="00074CAD">
          <w:type w:val="continuous"/>
          <w:pgSz w:w="11906" w:h="16838"/>
          <w:pgMar w:top="1134" w:right="567" w:bottom="1134" w:left="1701" w:header="709" w:footer="709" w:gutter="0"/>
          <w:cols w:num="2" w:space="708"/>
          <w:docGrid w:linePitch="360"/>
        </w:sectPr>
      </w:pPr>
    </w:p>
    <w:p w14:paraId="72F3D859" w14:textId="7F3D3AE1" w:rsidR="00074CAD" w:rsidRPr="000822D2" w:rsidRDefault="00DB06C2" w:rsidP="000822D2">
      <w:r>
        <w:tab/>
      </w:r>
      <w:r w:rsidR="00074CAD" w:rsidRPr="000822D2">
        <w:t>Хотя направленный граф G полностью описывается соединениями и опорными направлениями ветвей сложной схемы, эта форма выражения неудобна для записи в памяти ЭВМ. Для записи в цифровом виде наиболее удобно представление в виде матриц. Содержащаяся в направленном графе информация может быть полностью представлена матрицей, называемой матрицей инциденций.</w:t>
      </w:r>
    </w:p>
    <w:p w14:paraId="0FBFBA4F" w14:textId="0D2929DE" w:rsidR="00074CAD" w:rsidRPr="000822D2" w:rsidRDefault="00DB06C2" w:rsidP="000822D2">
      <w:r>
        <w:tab/>
      </w:r>
      <w:r w:rsidR="00074CAD" w:rsidRPr="000822D2">
        <w:t>Матрица инциденций (инцидентности) – это одна из форм представления графа, в которой указываются связи между инцидентными элементами графа (ребро(дуга) и вершина). Столбцы матрицы соответствуют ребрам, строки — вершинам.</w:t>
      </w:r>
    </w:p>
    <w:p w14:paraId="495B126F" w14:textId="6A9AB05E" w:rsidR="00074CAD" w:rsidRPr="000822D2" w:rsidRDefault="00DB06C2" w:rsidP="000822D2">
      <w:r>
        <w:tab/>
      </w:r>
      <w:r w:rsidR="00074CAD" w:rsidRPr="000822D2">
        <w:t>Для того чтобы компактно выразить уравнения ЗНК в виде единственного матричного уравнения, необходимо ввести матрицу, называемую матрицей контуров (матрицей схемы), соответствующую направленному графу.</w:t>
      </w:r>
    </w:p>
    <w:p w14:paraId="45DF0CD5" w14:textId="48F3BF56" w:rsidR="00074CAD" w:rsidRPr="000822D2" w:rsidRDefault="00DB06C2" w:rsidP="000822D2">
      <w:r>
        <w:tab/>
      </w:r>
      <w:r w:rsidR="00074CAD" w:rsidRPr="000822D2">
        <w:t xml:space="preserve">Чтобы выразить уравнения обобщенного ЗТК в виде единственного матричного уравнения, введем матрицу, называемую матрицей сечений </w:t>
      </w:r>
      <w:r w:rsidR="00074CAD" w:rsidRPr="000822D2">
        <w:lastRenderedPageBreak/>
        <w:t>(применительно к направленному графу). Законы Кирхгофа для тока и напряжения накладывают определенные условия на токи и напряжения ветвей в схеме. Вследствие этого лишь небольшая часть токов и напряжений ветвей независимы, а остальные переменные ветвей могут быть выраж</w:t>
      </w:r>
      <w:r w:rsidR="00582EA5">
        <w:t>ены через независимые величины.</w:t>
      </w:r>
    </w:p>
    <w:p w14:paraId="18FC1F6C" w14:textId="3534F80D" w:rsidR="00074CAD" w:rsidRPr="000822D2" w:rsidRDefault="00DB06C2" w:rsidP="000822D2">
      <w:r>
        <w:tab/>
      </w:r>
      <w:r w:rsidR="00074CAD" w:rsidRPr="000822D2">
        <w:t>Независимая система ЗНК и ЗТК уравнений для любого схемного графа может быть получена автоматически с помощью ЭВМ в виде топологических матриц. Результирующие уравнения относятся только к соединениям ветвей в схеме и содержат удвоенное количество переменных относительно количества независимых уравнений. Остальные уравнения можно получить из характеристик элементов. В этой работе рассматриваются только линейные схемы, содержащие RLC-элементы, независимые источники напряжения или тока и управляемые напряжением источники тока.</w:t>
      </w:r>
    </w:p>
    <w:p w14:paraId="1B4E361F" w14:textId="4476114E" w:rsidR="00074CAD" w:rsidRPr="00F27099" w:rsidRDefault="00DB06C2" w:rsidP="000822D2">
      <w:pPr>
        <w:rPr>
          <w:lang w:val="en-US"/>
        </w:rPr>
      </w:pPr>
      <w:r>
        <w:tab/>
      </w:r>
      <w:r w:rsidR="00074CAD" w:rsidRPr="000822D2">
        <w:t>Для анализа линейных электрических цепей в САПР используют модифицированный МУП. Были</w:t>
      </w:r>
      <w:r w:rsidR="00074CAD" w:rsidRPr="00F27099">
        <w:rPr>
          <w:lang w:val="en-US"/>
        </w:rPr>
        <w:t xml:space="preserve"> </w:t>
      </w:r>
      <w:r w:rsidR="00074CAD" w:rsidRPr="000822D2">
        <w:t>рассмотрены</w:t>
      </w:r>
      <w:r w:rsidR="00074CAD" w:rsidRPr="00F27099">
        <w:rPr>
          <w:lang w:val="en-US"/>
        </w:rPr>
        <w:t xml:space="preserve"> </w:t>
      </w:r>
      <w:r w:rsidR="00074CAD" w:rsidRPr="000822D2">
        <w:t>следующие</w:t>
      </w:r>
      <w:r w:rsidR="00074CAD" w:rsidRPr="00F27099">
        <w:rPr>
          <w:lang w:val="en-US"/>
        </w:rPr>
        <w:t xml:space="preserve"> </w:t>
      </w:r>
      <w:r w:rsidR="00074CAD" w:rsidRPr="000822D2">
        <w:t>САПР</w:t>
      </w:r>
      <w:r w:rsidR="00074CAD" w:rsidRPr="00F27099">
        <w:rPr>
          <w:lang w:val="en-US"/>
        </w:rPr>
        <w:t>: Microwave Office [</w:t>
      </w:r>
      <w:r w:rsidR="00074CAD" w:rsidRPr="000822D2">
        <w:fldChar w:fldCharType="begin"/>
      </w:r>
      <w:r w:rsidR="00074CAD" w:rsidRPr="00F27099">
        <w:rPr>
          <w:lang w:val="en-US"/>
        </w:rPr>
        <w:instrText xml:space="preserve"> REF _Ref481605913 \r \h </w:instrText>
      </w:r>
      <w:r w:rsidR="000822D2" w:rsidRPr="00F27099">
        <w:rPr>
          <w:lang w:val="en-US"/>
        </w:rPr>
        <w:instrText xml:space="preserve"> \* MERGEFORMAT </w:instrText>
      </w:r>
      <w:r w:rsidR="00074CAD" w:rsidRPr="000822D2">
        <w:fldChar w:fldCharType="separate"/>
      </w:r>
      <w:r w:rsidR="00700A93">
        <w:rPr>
          <w:lang w:val="en-US"/>
        </w:rPr>
        <w:t>7</w:t>
      </w:r>
      <w:r w:rsidR="00074CAD" w:rsidRPr="000822D2">
        <w:fldChar w:fldCharType="end"/>
      </w:r>
      <w:r w:rsidR="00074CAD" w:rsidRPr="00F27099">
        <w:rPr>
          <w:lang w:val="en-US"/>
        </w:rPr>
        <w:t xml:space="preserve">] (National Instruments Applied Wave Research (NI AWR), </w:t>
      </w:r>
      <w:r w:rsidR="00074CAD" w:rsidRPr="000822D2">
        <w:t>США</w:t>
      </w:r>
      <w:r w:rsidR="00074CAD" w:rsidRPr="00F27099">
        <w:rPr>
          <w:lang w:val="en-US"/>
        </w:rPr>
        <w:t xml:space="preserve">) </w:t>
      </w:r>
      <w:r w:rsidR="00074CAD" w:rsidRPr="000822D2">
        <w:t>и</w:t>
      </w:r>
      <w:r w:rsidR="00074CAD" w:rsidRPr="00F27099">
        <w:rPr>
          <w:lang w:val="en-US"/>
        </w:rPr>
        <w:t xml:space="preserve"> Advanced Design System [</w:t>
      </w:r>
      <w:r w:rsidR="00074CAD" w:rsidRPr="000822D2">
        <w:fldChar w:fldCharType="begin"/>
      </w:r>
      <w:r w:rsidR="00074CAD" w:rsidRPr="00F27099">
        <w:rPr>
          <w:lang w:val="en-US"/>
        </w:rPr>
        <w:instrText xml:space="preserve"> REF _Ref481605923 \r \h </w:instrText>
      </w:r>
      <w:r w:rsidR="000822D2" w:rsidRPr="00F27099">
        <w:rPr>
          <w:lang w:val="en-US"/>
        </w:rPr>
        <w:instrText xml:space="preserve"> \* MERGEFORMAT </w:instrText>
      </w:r>
      <w:r w:rsidR="00074CAD" w:rsidRPr="000822D2">
        <w:fldChar w:fldCharType="separate"/>
      </w:r>
      <w:r w:rsidR="00700A93">
        <w:rPr>
          <w:lang w:val="en-US"/>
        </w:rPr>
        <w:t>8</w:t>
      </w:r>
      <w:r w:rsidR="00074CAD" w:rsidRPr="000822D2">
        <w:fldChar w:fldCharType="end"/>
      </w:r>
      <w:r w:rsidR="00074CAD" w:rsidRPr="00F27099">
        <w:rPr>
          <w:lang w:val="en-US"/>
        </w:rPr>
        <w:t xml:space="preserve">] (Keysight Technologies, </w:t>
      </w:r>
      <w:r w:rsidR="00074CAD" w:rsidRPr="000822D2">
        <w:t>США</w:t>
      </w:r>
      <w:r w:rsidR="00074CAD" w:rsidRPr="00F27099">
        <w:rPr>
          <w:lang w:val="en-US"/>
        </w:rPr>
        <w:t>).</w:t>
      </w:r>
    </w:p>
    <w:p w14:paraId="227F0C78" w14:textId="33D672B5" w:rsidR="00074CAD" w:rsidRPr="000822D2" w:rsidRDefault="00DB06C2" w:rsidP="000822D2">
      <w:r w:rsidRPr="00DE2D83">
        <w:rPr>
          <w:lang w:val="en-US"/>
        </w:rPr>
        <w:tab/>
      </w:r>
      <w:r w:rsidR="00074CAD" w:rsidRPr="000822D2">
        <w:t>Идея модифицированного МУП заключается в разбиении элементов цепи (ветвей) на группы [</w:t>
      </w:r>
      <w:r w:rsidR="00074CAD" w:rsidRPr="000822D2">
        <w:fldChar w:fldCharType="begin"/>
      </w:r>
      <w:r w:rsidR="00074CAD" w:rsidRPr="000822D2">
        <w:instrText xml:space="preserve"> REF _Ref481605931 \r \h </w:instrText>
      </w:r>
      <w:r w:rsidR="000822D2" w:rsidRPr="000822D2">
        <w:instrText xml:space="preserve"> \* MERGEFORMAT </w:instrText>
      </w:r>
      <w:r w:rsidR="00074CAD" w:rsidRPr="000822D2">
        <w:fldChar w:fldCharType="separate"/>
      </w:r>
      <w:r w:rsidR="00700A93">
        <w:t>9</w:t>
      </w:r>
      <w:r w:rsidR="00074CAD" w:rsidRPr="000822D2">
        <w:fldChar w:fldCharType="end"/>
      </w:r>
      <w:r w:rsidR="00074CAD" w:rsidRPr="000822D2">
        <w:t>]:</w:t>
      </w:r>
    </w:p>
    <w:p w14:paraId="7F0E1CD3" w14:textId="77777777" w:rsidR="00074CAD" w:rsidRPr="000822D2" w:rsidRDefault="00074CAD" w:rsidP="00DB06C2">
      <w:pPr>
        <w:pStyle w:val="a5"/>
        <w:numPr>
          <w:ilvl w:val="0"/>
          <w:numId w:val="21"/>
        </w:numPr>
      </w:pPr>
      <w:r w:rsidRPr="000822D2">
        <w:t>ветви, которые можно описать через проводимости (ток через них не будет определен);</w:t>
      </w:r>
    </w:p>
    <w:p w14:paraId="5B74C48F" w14:textId="77777777" w:rsidR="00074CAD" w:rsidRPr="000822D2" w:rsidRDefault="00074CAD" w:rsidP="00DB06C2">
      <w:pPr>
        <w:pStyle w:val="a5"/>
        <w:numPr>
          <w:ilvl w:val="0"/>
          <w:numId w:val="21"/>
        </w:numPr>
      </w:pPr>
      <w:r w:rsidRPr="000822D2">
        <w:t>ветви, которые нельзя описать через проводимости, либо те элементы, ток в которых необходимо определить;</w:t>
      </w:r>
    </w:p>
    <w:p w14:paraId="29A5902C" w14:textId="77777777" w:rsidR="00074CAD" w:rsidRPr="000822D2" w:rsidRDefault="00074CAD" w:rsidP="00DB06C2">
      <w:pPr>
        <w:pStyle w:val="a5"/>
        <w:numPr>
          <w:ilvl w:val="0"/>
          <w:numId w:val="21"/>
        </w:numPr>
      </w:pPr>
      <w:r w:rsidRPr="000822D2">
        <w:t>ветви независимых источников тока.</w:t>
      </w:r>
    </w:p>
    <w:p w14:paraId="4F98A2E1" w14:textId="3817F980" w:rsidR="00074CAD" w:rsidRPr="000822D2" w:rsidRDefault="00DB06C2" w:rsidP="000822D2">
      <w:r>
        <w:tab/>
      </w:r>
      <w:r w:rsidR="00074CAD" w:rsidRPr="000822D2">
        <w:t>В результате решения будут найдены напряжения узлов Un и токи ветвей второй группы I</w:t>
      </w:r>
      <w:r w:rsidR="00074CAD" w:rsidRPr="00DB06C2">
        <w:rPr>
          <w:vertAlign w:val="subscript"/>
        </w:rPr>
        <w:t>2</w:t>
      </w:r>
      <w:r w:rsidR="00074CAD" w:rsidRPr="000822D2">
        <w:t>. Напряжение ветвей можно определить позже по уравнении связи напряжений ветвей и узлов U</w:t>
      </w:r>
      <w:r w:rsidR="00074CAD" w:rsidRPr="00DB06C2">
        <w:rPr>
          <w:vertAlign w:val="subscript"/>
        </w:rPr>
        <w:t>b</w:t>
      </w:r>
      <w:r w:rsidR="00074CAD" w:rsidRPr="000822D2">
        <w:t xml:space="preserve"> = A</w:t>
      </w:r>
      <w:r w:rsidR="00074CAD" w:rsidRPr="00DB06C2">
        <w:rPr>
          <w:vertAlign w:val="superscript"/>
        </w:rPr>
        <w:t>t</w:t>
      </w:r>
      <w:r w:rsidR="00074CAD" w:rsidRPr="000822D2">
        <w:t>∙U</w:t>
      </w:r>
      <w:r w:rsidR="00074CAD" w:rsidRPr="00DB06C2">
        <w:rPr>
          <w:vertAlign w:val="subscript"/>
        </w:rPr>
        <w:t>n</w:t>
      </w:r>
      <w:r w:rsidR="00074CAD" w:rsidRPr="000822D2">
        <w:t>, а токи ветвей первой группы – на основании компонентных уравнений I</w:t>
      </w:r>
      <w:r w:rsidR="00074CAD" w:rsidRPr="00DB06C2">
        <w:rPr>
          <w:vertAlign w:val="subscript"/>
        </w:rPr>
        <w:t>1</w:t>
      </w:r>
      <w:r w:rsidR="00074CAD" w:rsidRPr="000822D2">
        <w:t xml:space="preserve"> = Y</w:t>
      </w:r>
      <w:r w:rsidR="00074CAD" w:rsidRPr="00DB06C2">
        <w:rPr>
          <w:vertAlign w:val="subscript"/>
        </w:rPr>
        <w:t>1</w:t>
      </w:r>
      <w:r w:rsidR="00074CAD" w:rsidRPr="000822D2">
        <w:t>∙U</w:t>
      </w:r>
      <w:r w:rsidR="00074CAD" w:rsidRPr="00DB06C2">
        <w:rPr>
          <w:vertAlign w:val="subscript"/>
        </w:rPr>
        <w:t>1</w:t>
      </w:r>
      <w:r w:rsidR="00074CAD" w:rsidRPr="000822D2">
        <w:t xml:space="preserve">. При расчете во временной области начальные токи в катушках и напряжения на конденсаторах </w:t>
      </w:r>
      <w:r w:rsidR="00074CAD" w:rsidRPr="000822D2">
        <w:lastRenderedPageBreak/>
        <w:t>учитываются с помощью эквивалентных источников, следующих из преобразования Лапласа.</w:t>
      </w:r>
    </w:p>
    <w:p w14:paraId="2DAD62BD" w14:textId="14F0C974" w:rsidR="00074CAD" w:rsidRPr="000822D2" w:rsidRDefault="00DB06C2" w:rsidP="000822D2">
      <w:r>
        <w:tab/>
      </w:r>
      <w:r w:rsidR="00074CAD" w:rsidRPr="000822D2">
        <w:t>Матричная форма уравнения модифицированного метода узловых потенциалов имеет вид:</w:t>
      </w:r>
    </w:p>
    <w:p w14:paraId="6FB1ADB2" w14:textId="7C509DB5" w:rsidR="00074CAD" w:rsidRPr="000822D2" w:rsidRDefault="00D845C4" w:rsidP="00DB06C2">
      <w:pPr>
        <w:tabs>
          <w:tab w:val="left" w:pos="4820"/>
        </w:tabs>
        <w:jc w:val="right"/>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R</m:t>
                      </m:r>
                    </m:sub>
                  </m:sSub>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I</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F</m:t>
                  </m:r>
                </m:e>
              </m:mr>
            </m:m>
          </m:e>
        </m:d>
      </m:oMath>
      <w:r w:rsidR="00074CAD" w:rsidRPr="000822D2">
        <w:tab/>
        <w:t>(</w:t>
      </w:r>
      <w:r w:rsidR="00F65729">
        <w:t>2</w:t>
      </w:r>
      <w:r w:rsidR="00074CAD" w:rsidRPr="000822D2">
        <w:t>.5)</w:t>
      </w:r>
    </w:p>
    <w:p w14:paraId="0E6178FB" w14:textId="0BBBE561" w:rsidR="00074CAD" w:rsidRPr="000822D2" w:rsidRDefault="00DB06C2" w:rsidP="000822D2">
      <w:r>
        <w:tab/>
      </w:r>
      <w:r w:rsidR="00074CAD" w:rsidRPr="000822D2">
        <w:t>Y</w:t>
      </w:r>
      <w:r w:rsidR="00074CAD" w:rsidRPr="00DB06C2">
        <w:rPr>
          <w:vertAlign w:val="subscript"/>
        </w:rPr>
        <w:t>R</w:t>
      </w:r>
      <w:r w:rsidR="00074CAD" w:rsidRPr="000822D2">
        <w:t xml:space="preserve"> – сокращенная подматрица узловых проводимостей, не учитывающая управляемые током элементы, G – подвектор независимых источников тока, подматрица B содержит частные производные от полученных по закону Кирхгофа для токов уравнений по дополнительным переменным. Вольтамперные связи, дифференцированные по дополнительным переменным, представлены подматрицами C и D. Подвектор F содержит вклад реактивных элементов в полный вектор независимых источников тока. Реактивные элементы рассматриваются только во временной области с учетом их конечно-разностного представления.</w:t>
      </w:r>
    </w:p>
    <w:p w14:paraId="4C6AFDA4" w14:textId="50F97767" w:rsidR="00074CAD" w:rsidRPr="000822D2" w:rsidRDefault="00DE2D83" w:rsidP="000822D2">
      <w:r>
        <w:tab/>
      </w:r>
      <w:r w:rsidR="00074CAD" w:rsidRPr="000822D2">
        <w:t>Таким образом, модифицированная узловая система представляет собой обычную узловую матрицу, построенную из ветвей первой группы, дополненную по принципу модифицированных табличных уравнений уравнениями ветвей второй группы. Вектор свободных членов соответственно представляет собой вектор эквивалентных узловых источников тока, дополненный источниками напряжениями ветвей второй группы. Вектор неизвестных содержит узловые напряжения и токи ветвей второй группы.</w:t>
      </w:r>
    </w:p>
    <w:p w14:paraId="3F9148DB" w14:textId="0759D25F" w:rsidR="00074CAD" w:rsidRPr="000822D2" w:rsidRDefault="00DE2D83" w:rsidP="000822D2">
      <w:r>
        <w:tab/>
      </w:r>
      <w:r w:rsidR="00074CAD" w:rsidRPr="000822D2">
        <w:t>Реализация модифицированного метода узловых потенциалов достаточно проста и состоит в анализе признака ветви и внесении определенных коэффициентов либо в узловую матрицу, либо в ее дополнение. Источники тока вносятся в первую часть вектора свободных членов, а источники напряжения – во вторую.</w:t>
      </w:r>
    </w:p>
    <w:p w14:paraId="08C3CEFE" w14:textId="256415B6" w:rsidR="00074CAD" w:rsidRPr="000822D2" w:rsidRDefault="00DE2D83" w:rsidP="000822D2">
      <w:r>
        <w:tab/>
      </w:r>
      <w:r w:rsidR="00074CAD" w:rsidRPr="000822D2">
        <w:t>В Microwave Office интегрированы библиотеки HSPICE (Synopsys), APLAC (NI AWR) и Spectre (Cadence). В Advanced Design System за линейный анализ отвечает элемент линейного моделирования – W2306EP Linear Simulator.</w:t>
      </w:r>
      <w:r w:rsidR="00074CAD" w:rsidRPr="000822D2">
        <w:br w:type="page"/>
      </w:r>
    </w:p>
    <w:p w14:paraId="5AE8A344" w14:textId="5E6CFF44" w:rsidR="00074CAD" w:rsidRPr="000822D2" w:rsidRDefault="00074CAD" w:rsidP="00322A4C">
      <w:pPr>
        <w:pStyle w:val="2"/>
      </w:pPr>
      <w:bookmarkStart w:id="20" w:name="_Toc481060980"/>
      <w:bookmarkStart w:id="21" w:name="_Toc481710697"/>
      <w:bookmarkStart w:id="22" w:name="_Toc484723179"/>
      <w:r w:rsidRPr="000822D2">
        <w:lastRenderedPageBreak/>
        <w:t>Сравн</w:t>
      </w:r>
      <w:bookmarkEnd w:id="20"/>
      <w:r w:rsidRPr="000822D2">
        <w:t>ение существующих библиотек</w:t>
      </w:r>
      <w:bookmarkEnd w:id="21"/>
      <w:bookmarkEnd w:id="22"/>
    </w:p>
    <w:p w14:paraId="29CC3C00" w14:textId="4AB6072C" w:rsidR="00074CAD" w:rsidRPr="000822D2" w:rsidRDefault="00DE2D83" w:rsidP="000822D2">
      <w:r>
        <w:tab/>
      </w:r>
      <w:r w:rsidR="00074CAD" w:rsidRPr="000822D2">
        <w:t xml:space="preserve">В ходе </w:t>
      </w:r>
      <w:r>
        <w:t xml:space="preserve">данной </w:t>
      </w:r>
      <w:r w:rsidR="00074CAD" w:rsidRPr="000822D2">
        <w:t>работы были рассмотрены следующие симуляторы электронных схем: SPICE, SIMetrix/SIMPLIS, Ngspice, LTspice, TINA TI, Qucs, HSPICE. Ниже приведены их описания.</w:t>
      </w:r>
    </w:p>
    <w:p w14:paraId="1B268CBE" w14:textId="36B65AEB" w:rsidR="00074CAD" w:rsidRPr="000822D2" w:rsidRDefault="00DE2D83" w:rsidP="000822D2">
      <w:r>
        <w:tab/>
      </w:r>
      <w:r w:rsidR="00074CAD" w:rsidRPr="00DE2D83">
        <w:rPr>
          <w:b/>
        </w:rPr>
        <w:t>SPICE</w:t>
      </w:r>
      <w:r w:rsidR="00074CAD" w:rsidRPr="000822D2">
        <w:t xml:space="preserve"> (Simulation Program with Integrated Circuit Emphasis) — симулятор электронных схем общего назначения с открытым исходным кодом.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 [</w:t>
      </w:r>
      <w:r w:rsidR="00074CAD" w:rsidRPr="000822D2">
        <w:fldChar w:fldCharType="begin"/>
      </w:r>
      <w:r w:rsidR="00074CAD" w:rsidRPr="000822D2">
        <w:instrText xml:space="preserve"> REF _Ref481605950 \r \h </w:instrText>
      </w:r>
      <w:r w:rsidR="000822D2" w:rsidRPr="000822D2">
        <w:instrText xml:space="preserve"> \* MERGEFORMAT </w:instrText>
      </w:r>
      <w:r w:rsidR="00074CAD" w:rsidRPr="000822D2">
        <w:fldChar w:fldCharType="separate"/>
      </w:r>
      <w:r w:rsidR="00700A93">
        <w:t>10</w:t>
      </w:r>
      <w:r w:rsidR="00074CAD" w:rsidRPr="000822D2">
        <w:fldChar w:fldCharType="end"/>
      </w:r>
      <w:r w:rsidR="00074CAD" w:rsidRPr="000822D2">
        <w:t>].</w:t>
      </w:r>
    </w:p>
    <w:p w14:paraId="7616311C" w14:textId="77777777" w:rsidR="00EA7695" w:rsidRDefault="00074CAD" w:rsidP="000822D2">
      <w:r w:rsidRPr="000822D2">
        <w:t xml:space="preserve">SPICE был разработан в Electronics Research Laboratory в Калифорнийском университете в Беркли Лоуренсом Нагелем. SPICE стала индустриальным стандартом симуляции электрических схем. SPICE послужил основой для разработки множества других программ симуляции схем, как в академической, так и в промышленной среде. </w:t>
      </w:r>
    </w:p>
    <w:p w14:paraId="30F2061A" w14:textId="372A8AA8" w:rsidR="00074CAD" w:rsidRPr="00F41BE5" w:rsidRDefault="00074CAD" w:rsidP="00EA7695">
      <w:pPr>
        <w:ind w:firstLine="709"/>
        <w:rPr>
          <w:lang w:val="en-US"/>
        </w:rPr>
      </w:pPr>
      <w:r w:rsidRPr="000822D2">
        <w:t>Первая коммерческая версия — ISPICE, (National CSS). Наиболее выдающиеся коммерческие версии SPICE: HSPICE (изначально Meta Software, ныне Synopsys) и PSPICE (ныне Cadence Design Systems). Академические версии программы: XSPICE (Georgia Tech, с поддержкой смешанных аналого-цифровых моделей) и Cider (ранее CODECS, UC Berkeley и Oregon State Univ.; с поддержкой полупроводниковых устройств). Индустрия проектирования интегральных схем достаточно рано начала пользоваться SPICE, и, до развития коммерческих реализаций, многие компании-разработчики микросхем имели собственные версии SPICE. В настоящее время крупные производители микросхем развивают собственные программы симулирования на базе SPICE. Например</w:t>
      </w:r>
      <w:r w:rsidRPr="00F41BE5">
        <w:rPr>
          <w:lang w:val="en-US"/>
        </w:rPr>
        <w:t xml:space="preserve">, ADICE </w:t>
      </w:r>
      <w:r w:rsidRPr="000822D2">
        <w:t>у</w:t>
      </w:r>
      <w:r w:rsidRPr="00F41BE5">
        <w:rPr>
          <w:lang w:val="en-US"/>
        </w:rPr>
        <w:t xml:space="preserve"> </w:t>
      </w:r>
      <w:r w:rsidRPr="000822D2">
        <w:t>компании</w:t>
      </w:r>
      <w:r w:rsidRPr="00F41BE5">
        <w:rPr>
          <w:lang w:val="en-US"/>
        </w:rPr>
        <w:t xml:space="preserve"> Analog Devices, LTspice </w:t>
      </w:r>
      <w:r w:rsidRPr="000822D2">
        <w:t>у</w:t>
      </w:r>
      <w:r w:rsidRPr="00F41BE5">
        <w:rPr>
          <w:lang w:val="en-US"/>
        </w:rPr>
        <w:t xml:space="preserve"> Linear Technology, Mica </w:t>
      </w:r>
      <w:r w:rsidRPr="000822D2">
        <w:t>у</w:t>
      </w:r>
      <w:r w:rsidRPr="00F41BE5">
        <w:rPr>
          <w:lang w:val="en-US"/>
        </w:rPr>
        <w:t xml:space="preserve"> Freescale Semiconductor, TISPICE </w:t>
      </w:r>
      <w:r w:rsidRPr="000822D2">
        <w:t>у</w:t>
      </w:r>
      <w:r w:rsidRPr="00F41BE5">
        <w:rPr>
          <w:lang w:val="en-US"/>
        </w:rPr>
        <w:t xml:space="preserve"> Texas Instruments.</w:t>
      </w:r>
    </w:p>
    <w:p w14:paraId="57F22434" w14:textId="77777777" w:rsidR="00EA7695" w:rsidRDefault="00DE2D83" w:rsidP="000822D2">
      <w:r w:rsidRPr="00F41BE5">
        <w:rPr>
          <w:lang w:val="en-US"/>
        </w:rPr>
        <w:tab/>
      </w:r>
      <w:r w:rsidR="00074CAD" w:rsidRPr="000822D2">
        <w:t xml:space="preserve">Впервые SPICE1 был представлен на конференции в 1973. Программа была написана на языке FORTRAN и использовала анализ цепи методом узловых потенциалов для построения уравнений схемы. Метод узловых потенциалов имел ограничения в работе с индуктивностями, источниками переменного </w:t>
      </w:r>
      <w:r w:rsidR="00074CAD" w:rsidRPr="000822D2">
        <w:lastRenderedPageBreak/>
        <w:t xml:space="preserve">напряжения и с различными вариантами управляемых генераторов тока и напряжения. В SPICE1 было доступно небольшое количество элементов, программа использовала анализ переходных процессов (transient analysis) с фиксированным шагом по времени. </w:t>
      </w:r>
    </w:p>
    <w:p w14:paraId="4FE0EC4F" w14:textId="519B900D" w:rsidR="00074CAD" w:rsidRPr="000822D2" w:rsidRDefault="00074CAD" w:rsidP="00EA7695">
      <w:pPr>
        <w:ind w:firstLine="851"/>
      </w:pPr>
      <w:r w:rsidRPr="000822D2">
        <w:t>Популярность пришла ко второй версии программы, SPICE2, в 1975 году. Она тоже была написана на FORTRAN, но имела больше элементов, позволяла изменять шаг по времени при анализе переходных процессов, уравнения цепей формулировались при помощи модифицированного метода узловых потенциалов (modified nodal analysis), устраняя тем самым ограничения метода узловых потенциалов. Последняя версия SPICE, написанная на языке FORTRAN, - 2G.6 (1983 год). Следующую версию, SPICE3 разработал Томас Кворлс (Thomas Quarles) в 1989. Она написана на языке Си, использует тот же формат данных об электрических цепях (netlist) и поддерживает визуализацию в среде X Window System.</w:t>
      </w:r>
    </w:p>
    <w:p w14:paraId="02D67CE0" w14:textId="0ABA7575" w:rsidR="00074CAD" w:rsidRPr="000822D2" w:rsidRDefault="00DE2D83" w:rsidP="000822D2">
      <w:r>
        <w:tab/>
      </w:r>
      <w:r w:rsidR="00074CAD" w:rsidRPr="000822D2">
        <w:t>В 2011 году появление SPICE было отнесено к IEEE Milestone, было отмечено, что SPICE и его производные стали неотъемлемой частью разработки практически любой интегральной схемы.</w:t>
      </w:r>
    </w:p>
    <w:p w14:paraId="79815F9C" w14:textId="7656C6FF" w:rsidR="00074CAD" w:rsidRPr="000822D2" w:rsidRDefault="00DE2D83" w:rsidP="000822D2">
      <w:r>
        <w:tab/>
      </w:r>
      <w:r w:rsidR="00074CAD" w:rsidRPr="000822D2">
        <w:t>SPICE стал популярен, поскольку поддерживал анализ и содержал модели, необходимые для разработки интегральных схем того времени, и при этом был достаточно быстрым для практического использования. Предшественники SPICE часто имели лишь одно предназначение, например, BIAS позволял рассчитывать режимы биполярных транзисторов; SLIC производил анализ малых сигналов. SPICE комбинировал в себе несколько режимов анализа и достаточно обширную библиотеку моделей устройств.</w:t>
      </w:r>
    </w:p>
    <w:p w14:paraId="733DD364" w14:textId="18EFA940" w:rsidR="00074CAD" w:rsidRPr="000822D2" w:rsidRDefault="00DE2D83" w:rsidP="000822D2">
      <w:r>
        <w:tab/>
      </w:r>
      <w:r w:rsidR="00074CAD" w:rsidRPr="000822D2">
        <w:t>SPICE2 включает в себя:</w:t>
      </w:r>
    </w:p>
    <w:p w14:paraId="25E38D81" w14:textId="77777777" w:rsidR="00074CAD" w:rsidRPr="000822D2" w:rsidRDefault="00074CAD" w:rsidP="00DE2D83">
      <w:pPr>
        <w:tabs>
          <w:tab w:val="clear" w:pos="709"/>
          <w:tab w:val="left" w:pos="993"/>
        </w:tabs>
        <w:ind w:firstLine="709"/>
      </w:pPr>
      <w:r w:rsidRPr="000822D2">
        <w:t>-</w:t>
      </w:r>
      <w:r w:rsidRPr="000822D2">
        <w:tab/>
        <w:t>AC анализ (анализ по переменному току);</w:t>
      </w:r>
    </w:p>
    <w:p w14:paraId="25B8502D" w14:textId="77777777" w:rsidR="00074CAD" w:rsidRPr="000822D2" w:rsidRDefault="00074CAD" w:rsidP="00DE2D83">
      <w:pPr>
        <w:tabs>
          <w:tab w:val="clear" w:pos="709"/>
          <w:tab w:val="left" w:pos="993"/>
        </w:tabs>
        <w:ind w:firstLine="709"/>
      </w:pPr>
      <w:r w:rsidRPr="000822D2">
        <w:t>-</w:t>
      </w:r>
      <w:r w:rsidRPr="000822D2">
        <w:tab/>
        <w:t>DC анализ (анализ по постоянному току) для слабых сигналов;</w:t>
      </w:r>
    </w:p>
    <w:p w14:paraId="2AE89EAC" w14:textId="77777777" w:rsidR="00074CAD" w:rsidRPr="000822D2" w:rsidRDefault="00074CAD" w:rsidP="00DE2D83">
      <w:pPr>
        <w:tabs>
          <w:tab w:val="clear" w:pos="709"/>
          <w:tab w:val="left" w:pos="993"/>
        </w:tabs>
        <w:ind w:firstLine="709"/>
      </w:pPr>
      <w:r w:rsidRPr="000822D2">
        <w:t>-</w:t>
      </w:r>
      <w:r w:rsidRPr="000822D2">
        <w:tab/>
        <w:t>анализ DC transfer curve;</w:t>
      </w:r>
    </w:p>
    <w:p w14:paraId="391BFB89" w14:textId="77777777" w:rsidR="00074CAD" w:rsidRPr="000822D2" w:rsidRDefault="00074CAD" w:rsidP="00DE2D83">
      <w:pPr>
        <w:tabs>
          <w:tab w:val="clear" w:pos="709"/>
          <w:tab w:val="left" w:pos="993"/>
        </w:tabs>
        <w:ind w:firstLine="709"/>
      </w:pPr>
      <w:r w:rsidRPr="000822D2">
        <w:t>-</w:t>
      </w:r>
      <w:r w:rsidRPr="000822D2">
        <w:tab/>
        <w:t>анализ шумов;</w:t>
      </w:r>
    </w:p>
    <w:p w14:paraId="018D8274" w14:textId="77777777" w:rsidR="00074CAD" w:rsidRPr="000822D2" w:rsidRDefault="00074CAD" w:rsidP="00DE2D83">
      <w:pPr>
        <w:tabs>
          <w:tab w:val="clear" w:pos="709"/>
          <w:tab w:val="left" w:pos="993"/>
        </w:tabs>
        <w:ind w:firstLine="709"/>
      </w:pPr>
      <w:r w:rsidRPr="000822D2">
        <w:lastRenderedPageBreak/>
        <w:t>-</w:t>
      </w:r>
      <w:r w:rsidRPr="000822D2">
        <w:tab/>
        <w:t>анализ передаточной функции (входное и выходное усиление малых сигналов и вычисление импеданса);</w:t>
      </w:r>
    </w:p>
    <w:p w14:paraId="2CD23ACA" w14:textId="77777777" w:rsidR="00074CAD" w:rsidRPr="000822D2" w:rsidRDefault="00074CAD" w:rsidP="00DE2D83">
      <w:pPr>
        <w:tabs>
          <w:tab w:val="clear" w:pos="709"/>
          <w:tab w:val="left" w:pos="993"/>
        </w:tabs>
        <w:ind w:firstLine="709"/>
      </w:pPr>
      <w:r w:rsidRPr="000822D2">
        <w:t>-</w:t>
      </w:r>
      <w:r w:rsidRPr="000822D2">
        <w:tab/>
        <w:t>анализ переходных процессов.</w:t>
      </w:r>
    </w:p>
    <w:p w14:paraId="18261607" w14:textId="3EED2A3F" w:rsidR="00074CAD" w:rsidRPr="000822D2" w:rsidRDefault="00DE2D83" w:rsidP="000822D2">
      <w:r>
        <w:tab/>
      </w:r>
      <w:r w:rsidR="00074CAD" w:rsidRPr="000822D2">
        <w:t>Все SPICE симуляторы работают с текстовым файлом списка соединений (netlist). Список соединений сдержит перечень схемных элементов, узлов, с которыми эти элементы связаны, определения моделей и различные SPICE директивы.</w:t>
      </w:r>
    </w:p>
    <w:p w14:paraId="0827C3D4" w14:textId="53CA3A52" w:rsidR="00074CAD" w:rsidRPr="000822D2" w:rsidRDefault="00DE2D83" w:rsidP="000822D2">
      <w:r>
        <w:tab/>
      </w:r>
      <w:r w:rsidR="00074CAD" w:rsidRPr="000822D2">
        <w:t>Далее представлено очень краткое описание SPICE языка:</w:t>
      </w:r>
    </w:p>
    <w:p w14:paraId="78905D76" w14:textId="77777777" w:rsidR="00074CAD" w:rsidRPr="000822D2" w:rsidRDefault="00074CAD" w:rsidP="000822D2">
      <w:r w:rsidRPr="000822D2">
        <w:t>* КОММЕНТАРИЙ</w:t>
      </w:r>
    </w:p>
    <w:p w14:paraId="555E7E53" w14:textId="77777777" w:rsidR="00074CAD" w:rsidRPr="000822D2" w:rsidRDefault="00074CAD" w:rsidP="000822D2">
      <w:r w:rsidRPr="000822D2">
        <w:t>[ТИП_ИМЯ_КОМПОНЕНТА] [УЗЕЛ</w:t>
      </w:r>
      <w:proofErr w:type="gramStart"/>
      <w:r w:rsidRPr="000822D2">
        <w:t>1] ..</w:t>
      </w:r>
      <w:proofErr w:type="gramEnd"/>
      <w:r w:rsidRPr="000822D2">
        <w:t xml:space="preserve"> [УЗЕЛ_N] [ПАРАМЕТР_1] ... [ПАРАМЕТР_N]</w:t>
      </w:r>
    </w:p>
    <w:p w14:paraId="25212187" w14:textId="77777777" w:rsidR="00074CAD" w:rsidRPr="000822D2" w:rsidRDefault="00074CAD" w:rsidP="000822D2">
      <w:proofErr w:type="gramStart"/>
      <w:r w:rsidRPr="000822D2">
        <w:t>.END</w:t>
      </w:r>
      <w:proofErr w:type="gramEnd"/>
      <w:r w:rsidRPr="000822D2">
        <w:tab/>
      </w:r>
      <w:r w:rsidRPr="000822D2">
        <w:tab/>
        <w:t>ставится в конце файла</w:t>
      </w:r>
    </w:p>
    <w:p w14:paraId="030FF6B0" w14:textId="77777777" w:rsidR="00074CAD" w:rsidRPr="000822D2" w:rsidRDefault="00074CAD" w:rsidP="000822D2">
      <w:r w:rsidRPr="000822D2">
        <w:t>Типы компонентов:</w:t>
      </w:r>
    </w:p>
    <w:p w14:paraId="16776BB9" w14:textId="77777777" w:rsidR="00074CAD" w:rsidRPr="000822D2" w:rsidRDefault="00074CAD" w:rsidP="000822D2">
      <w:r w:rsidRPr="000822D2">
        <w:t>Rxx</w:t>
      </w:r>
      <w:r w:rsidRPr="000822D2">
        <w:tab/>
        <w:t>resistor</w:t>
      </w:r>
      <w:r w:rsidRPr="000822D2">
        <w:tab/>
      </w:r>
      <w:r w:rsidRPr="000822D2">
        <w:tab/>
      </w:r>
      <w:r w:rsidRPr="000822D2">
        <w:tab/>
      </w:r>
      <w:r w:rsidRPr="000822D2">
        <w:tab/>
        <w:t>резистор</w:t>
      </w:r>
    </w:p>
    <w:p w14:paraId="7E6C4B02" w14:textId="77777777" w:rsidR="00074CAD" w:rsidRPr="000822D2" w:rsidRDefault="00074CAD" w:rsidP="000822D2">
      <w:r w:rsidRPr="000822D2">
        <w:t>Lxx</w:t>
      </w:r>
      <w:r w:rsidRPr="000822D2">
        <w:tab/>
        <w:t>inductor</w:t>
      </w:r>
      <w:r w:rsidRPr="000822D2">
        <w:tab/>
      </w:r>
      <w:r w:rsidRPr="000822D2">
        <w:tab/>
      </w:r>
      <w:r w:rsidRPr="000822D2">
        <w:tab/>
      </w:r>
      <w:r w:rsidRPr="000822D2">
        <w:tab/>
        <w:t>катушка индуктивности</w:t>
      </w:r>
    </w:p>
    <w:p w14:paraId="1B86826A" w14:textId="77777777" w:rsidR="00074CAD" w:rsidRPr="000822D2" w:rsidRDefault="00074CAD" w:rsidP="000822D2">
      <w:r w:rsidRPr="000822D2">
        <w:t>Cxx</w:t>
      </w:r>
      <w:r w:rsidRPr="000822D2">
        <w:tab/>
        <w:t>capacitor</w:t>
      </w:r>
      <w:r w:rsidRPr="000822D2">
        <w:tab/>
      </w:r>
      <w:r w:rsidRPr="000822D2">
        <w:tab/>
      </w:r>
      <w:r w:rsidRPr="000822D2">
        <w:tab/>
      </w:r>
      <w:r w:rsidRPr="000822D2">
        <w:tab/>
        <w:t>конденсатор</w:t>
      </w:r>
    </w:p>
    <w:p w14:paraId="1245EB8F" w14:textId="77777777" w:rsidR="00074CAD" w:rsidRPr="000822D2" w:rsidRDefault="00074CAD" w:rsidP="000822D2">
      <w:r w:rsidRPr="000822D2">
        <w:t>Vxx</w:t>
      </w:r>
      <w:r w:rsidRPr="000822D2">
        <w:tab/>
        <w:t>voltage source</w:t>
      </w:r>
      <w:r w:rsidRPr="000822D2">
        <w:tab/>
      </w:r>
      <w:r w:rsidRPr="000822D2">
        <w:tab/>
      </w:r>
      <w:r w:rsidRPr="000822D2">
        <w:tab/>
        <w:t>источник напряжения</w:t>
      </w:r>
    </w:p>
    <w:p w14:paraId="1F6A98A1" w14:textId="77777777" w:rsidR="00074CAD" w:rsidRPr="00F41BE5" w:rsidRDefault="00074CAD" w:rsidP="000822D2">
      <w:pPr>
        <w:rPr>
          <w:lang w:val="en-US"/>
        </w:rPr>
      </w:pPr>
      <w:r w:rsidRPr="00F41BE5">
        <w:rPr>
          <w:lang w:val="en-US"/>
        </w:rPr>
        <w:t>Ixx</w:t>
      </w:r>
      <w:r w:rsidRPr="00F41BE5">
        <w:rPr>
          <w:lang w:val="en-US"/>
        </w:rPr>
        <w:tab/>
        <w:t>current source</w:t>
      </w:r>
      <w:r w:rsidRPr="00F41BE5">
        <w:rPr>
          <w:lang w:val="en-US"/>
        </w:rPr>
        <w:tab/>
      </w:r>
      <w:r w:rsidRPr="00F41BE5">
        <w:rPr>
          <w:lang w:val="en-US"/>
        </w:rPr>
        <w:tab/>
      </w:r>
      <w:r w:rsidRPr="00F41BE5">
        <w:rPr>
          <w:lang w:val="en-US"/>
        </w:rPr>
        <w:tab/>
      </w:r>
      <w:r w:rsidRPr="000822D2">
        <w:t>источник</w:t>
      </w:r>
      <w:r w:rsidRPr="00F41BE5">
        <w:rPr>
          <w:lang w:val="en-US"/>
        </w:rPr>
        <w:t xml:space="preserve"> </w:t>
      </w:r>
      <w:r w:rsidRPr="000822D2">
        <w:t>тока</w:t>
      </w:r>
    </w:p>
    <w:p w14:paraId="576E1D7F" w14:textId="77777777" w:rsidR="00074CAD" w:rsidRPr="00F41BE5" w:rsidRDefault="00074CAD" w:rsidP="000822D2">
      <w:pPr>
        <w:rPr>
          <w:lang w:val="en-US"/>
        </w:rPr>
      </w:pPr>
      <w:r w:rsidRPr="00F41BE5">
        <w:rPr>
          <w:lang w:val="en-US"/>
        </w:rPr>
        <w:t>Exx</w:t>
      </w:r>
      <w:r w:rsidRPr="00F41BE5">
        <w:rPr>
          <w:lang w:val="en-US"/>
        </w:rPr>
        <w:tab/>
        <w:t>voltage controlled voltage source</w:t>
      </w:r>
    </w:p>
    <w:p w14:paraId="366E7624" w14:textId="77777777" w:rsidR="00074CAD" w:rsidRPr="00F41BE5" w:rsidRDefault="00074CAD" w:rsidP="000822D2">
      <w:pPr>
        <w:rPr>
          <w:lang w:val="en-US"/>
        </w:rPr>
      </w:pPr>
      <w:r w:rsidRPr="00F41BE5">
        <w:rPr>
          <w:lang w:val="en-US"/>
        </w:rPr>
        <w:t>Hxx</w:t>
      </w:r>
      <w:r w:rsidRPr="00F41BE5">
        <w:rPr>
          <w:lang w:val="en-US"/>
        </w:rPr>
        <w:tab/>
        <w:t>current controlled voltage source</w:t>
      </w:r>
    </w:p>
    <w:p w14:paraId="46B71739" w14:textId="77777777" w:rsidR="00074CAD" w:rsidRPr="00F41BE5" w:rsidRDefault="00074CAD" w:rsidP="000822D2">
      <w:pPr>
        <w:rPr>
          <w:lang w:val="en-US"/>
        </w:rPr>
      </w:pPr>
      <w:r w:rsidRPr="00F41BE5">
        <w:rPr>
          <w:lang w:val="en-US"/>
        </w:rPr>
        <w:t>Fxx</w:t>
      </w:r>
      <w:r w:rsidRPr="00F41BE5">
        <w:rPr>
          <w:lang w:val="en-US"/>
        </w:rPr>
        <w:tab/>
        <w:t>current controlled current source</w:t>
      </w:r>
    </w:p>
    <w:p w14:paraId="7902BEDE" w14:textId="77777777" w:rsidR="00074CAD" w:rsidRPr="00F41BE5" w:rsidRDefault="00074CAD" w:rsidP="000822D2">
      <w:pPr>
        <w:rPr>
          <w:lang w:val="en-US"/>
        </w:rPr>
      </w:pPr>
      <w:r w:rsidRPr="00F41BE5">
        <w:rPr>
          <w:lang w:val="en-US"/>
        </w:rPr>
        <w:t>Gxx</w:t>
      </w:r>
      <w:r w:rsidRPr="00F41BE5">
        <w:rPr>
          <w:lang w:val="en-US"/>
        </w:rPr>
        <w:tab/>
        <w:t>voltage controlled current source</w:t>
      </w:r>
    </w:p>
    <w:p w14:paraId="796150B1" w14:textId="77777777" w:rsidR="00074CAD" w:rsidRPr="00F41BE5" w:rsidRDefault="00074CAD" w:rsidP="000822D2">
      <w:pPr>
        <w:rPr>
          <w:lang w:val="en-US"/>
        </w:rPr>
      </w:pPr>
      <w:r w:rsidRPr="00F41BE5">
        <w:rPr>
          <w:lang w:val="en-US"/>
        </w:rPr>
        <w:t>Dxx</w:t>
      </w:r>
      <w:r w:rsidRPr="00F41BE5">
        <w:rPr>
          <w:lang w:val="en-US"/>
        </w:rPr>
        <w:tab/>
        <w:t>diode</w:t>
      </w:r>
      <w:r w:rsidRPr="00F41BE5">
        <w:rPr>
          <w:lang w:val="en-US"/>
        </w:rPr>
        <w:tab/>
      </w:r>
      <w:r w:rsidRPr="00F41BE5">
        <w:rPr>
          <w:lang w:val="en-US"/>
        </w:rPr>
        <w:tab/>
      </w:r>
      <w:r w:rsidRPr="00F41BE5">
        <w:rPr>
          <w:lang w:val="en-US"/>
        </w:rPr>
        <w:tab/>
      </w:r>
      <w:r w:rsidRPr="00F41BE5">
        <w:rPr>
          <w:lang w:val="en-US"/>
        </w:rPr>
        <w:tab/>
      </w:r>
      <w:r w:rsidRPr="00F41BE5">
        <w:rPr>
          <w:lang w:val="en-US"/>
        </w:rPr>
        <w:tab/>
      </w:r>
      <w:r w:rsidRPr="000822D2">
        <w:t>диод</w:t>
      </w:r>
    </w:p>
    <w:p w14:paraId="256194DB" w14:textId="77777777" w:rsidR="00074CAD" w:rsidRPr="00F41BE5" w:rsidRDefault="00074CAD" w:rsidP="000822D2">
      <w:pPr>
        <w:rPr>
          <w:lang w:val="en-US"/>
        </w:rPr>
      </w:pPr>
      <w:r w:rsidRPr="00F41BE5">
        <w:rPr>
          <w:lang w:val="en-US"/>
        </w:rPr>
        <w:t>Jxx</w:t>
      </w:r>
      <w:r w:rsidRPr="00F41BE5">
        <w:rPr>
          <w:lang w:val="en-US"/>
        </w:rPr>
        <w:tab/>
        <w:t>junction FET</w:t>
      </w:r>
      <w:r w:rsidRPr="00F41BE5">
        <w:rPr>
          <w:lang w:val="en-US"/>
        </w:rPr>
        <w:tab/>
      </w:r>
      <w:r w:rsidRPr="00F41BE5">
        <w:rPr>
          <w:lang w:val="en-US"/>
        </w:rPr>
        <w:tab/>
      </w:r>
      <w:r w:rsidRPr="00F41BE5">
        <w:rPr>
          <w:lang w:val="en-US"/>
        </w:rPr>
        <w:tab/>
        <w:t xml:space="preserve">JFET </w:t>
      </w:r>
      <w:r w:rsidRPr="000822D2">
        <w:t>транзистор</w:t>
      </w:r>
    </w:p>
    <w:p w14:paraId="2B986775" w14:textId="77777777" w:rsidR="00074CAD" w:rsidRPr="00F41BE5" w:rsidRDefault="00074CAD" w:rsidP="000822D2">
      <w:pPr>
        <w:rPr>
          <w:lang w:val="en-US"/>
        </w:rPr>
      </w:pPr>
      <w:r w:rsidRPr="00F41BE5">
        <w:rPr>
          <w:lang w:val="en-US"/>
        </w:rPr>
        <w:t>Mxx</w:t>
      </w:r>
      <w:r w:rsidRPr="00F41BE5">
        <w:rPr>
          <w:lang w:val="en-US"/>
        </w:rPr>
        <w:tab/>
        <w:t>MOSFET</w:t>
      </w:r>
      <w:r w:rsidRPr="00F41BE5">
        <w:rPr>
          <w:lang w:val="en-US"/>
        </w:rPr>
        <w:tab/>
      </w:r>
      <w:r w:rsidRPr="00F41BE5">
        <w:rPr>
          <w:lang w:val="en-US"/>
        </w:rPr>
        <w:tab/>
      </w:r>
      <w:r w:rsidRPr="00F41BE5">
        <w:rPr>
          <w:lang w:val="en-US"/>
        </w:rPr>
        <w:tab/>
      </w:r>
      <w:r w:rsidRPr="00F41BE5">
        <w:rPr>
          <w:lang w:val="en-US"/>
        </w:rPr>
        <w:tab/>
      </w:r>
      <w:r w:rsidRPr="000822D2">
        <w:t>МОС</w:t>
      </w:r>
      <w:r w:rsidRPr="00F41BE5">
        <w:rPr>
          <w:lang w:val="en-US"/>
        </w:rPr>
        <w:t xml:space="preserve"> </w:t>
      </w:r>
      <w:r w:rsidRPr="000822D2">
        <w:t>транзистор</w:t>
      </w:r>
    </w:p>
    <w:p w14:paraId="10C5BB70" w14:textId="77777777" w:rsidR="00074CAD" w:rsidRPr="000822D2" w:rsidRDefault="00074CAD" w:rsidP="000822D2">
      <w:r w:rsidRPr="000822D2">
        <w:t>Bxx</w:t>
      </w:r>
      <w:r w:rsidRPr="000822D2">
        <w:tab/>
        <w:t>GaAsFET</w:t>
      </w:r>
      <w:r w:rsidRPr="000822D2">
        <w:tab/>
      </w:r>
      <w:r w:rsidRPr="000822D2">
        <w:tab/>
      </w:r>
      <w:r w:rsidRPr="000822D2">
        <w:tab/>
      </w:r>
      <w:r w:rsidRPr="000822D2">
        <w:tab/>
        <w:t>транзистор на арсениде галлия GaAs</w:t>
      </w:r>
    </w:p>
    <w:p w14:paraId="0CB4798E" w14:textId="77777777" w:rsidR="00074CAD" w:rsidRPr="000822D2" w:rsidRDefault="00074CAD" w:rsidP="000822D2">
      <w:r w:rsidRPr="000822D2">
        <w:t>Qxx</w:t>
      </w:r>
      <w:r w:rsidRPr="000822D2">
        <w:tab/>
        <w:t>BJT</w:t>
      </w:r>
      <w:r w:rsidRPr="000822D2">
        <w:tab/>
      </w:r>
      <w:r w:rsidRPr="000822D2">
        <w:tab/>
      </w:r>
      <w:r w:rsidRPr="000822D2">
        <w:tab/>
      </w:r>
      <w:r w:rsidRPr="000822D2">
        <w:tab/>
      </w:r>
      <w:r w:rsidRPr="000822D2">
        <w:tab/>
        <w:t>биполярный транзистор</w:t>
      </w:r>
    </w:p>
    <w:p w14:paraId="02A7E31A" w14:textId="3A8AE376" w:rsidR="00074CAD" w:rsidRPr="000822D2" w:rsidRDefault="00DE2D83" w:rsidP="000822D2">
      <w:r>
        <w:tab/>
      </w:r>
      <w:r w:rsidR="00074CAD" w:rsidRPr="00DE2D83">
        <w:rPr>
          <w:b/>
        </w:rPr>
        <w:t>SIMetrix/SIMPLIS</w:t>
      </w:r>
      <w:r w:rsidR="00074CAD" w:rsidRPr="000822D2">
        <w:t xml:space="preserve"> – уникальный симулятор, созданный для высокоскоростного анализа линейных и смешанных цепей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w:t>
      </w:r>
    </w:p>
    <w:p w14:paraId="7DC01DDB" w14:textId="3EF7490F" w:rsidR="00074CAD" w:rsidRPr="000822D2" w:rsidRDefault="00DE2D83" w:rsidP="000822D2">
      <w:r>
        <w:lastRenderedPageBreak/>
        <w:tab/>
      </w:r>
      <w:r w:rsidR="00074CAD" w:rsidRPr="000822D2">
        <w:t>Приложение SIMPLIS (аббревиатура от «SIMulation for Piecewise LInear System») было создано с целью быстрого моделирования источников питания и импульсных стабилизаторов, а также исследования ключевых схем преобразователей напряжения. Оно также, как и программа SPICE, функционирует на уровне компонентов радиосхемы, однако анализы переходных процессов выполняет в 10-50 раз быстрее. Подобной скорости моделирования модуль SIMPLIS достигает благодаря применению кусочно-линейной аппроксимации взамен решения систем нелинейных уравнений, используемых в программе SPICE. Приложение выполняет следующие виды анализов: переходных процессов, ФЧХ/АЧХ с замкнутой петлей авторегулирования и в рабочей точке. Последний анализ представляет собой ускоренный расчет установившегося режима работы импульсного блока питания при постоянных нагрузке и питании. Для особо сложных в плане симуляции случаев предусмотрен еще один режим анализа – Multi-Tone AC, являющийся подобием двухчастотного метода определения интермодуляционных искажений. Кроме того, в программе имеется функция автоматического преобразования SPICE-моделей в модели формата SIMPLIS.</w:t>
      </w:r>
    </w:p>
    <w:p w14:paraId="4E464A5A" w14:textId="1943FB72" w:rsidR="00074CAD" w:rsidRPr="000822D2" w:rsidRDefault="00DE2D83" w:rsidP="000822D2">
      <w:r>
        <w:tab/>
      </w:r>
      <w:r w:rsidR="00074CAD" w:rsidRPr="000822D2">
        <w:t>Вторая программа SIMetrix является полноценным симулятором аналогово-цифровых схем. В ее основе лежат два распространенных продукта – XSPICE и SPIСE. Приложение имеет схемный редактор, симулятор и графический постпроцессор. В качестве основного метода итерации применяется решение Ньютона-Рэфсона, обеспечивающего быстроту расчетов режимов переходных процессов и по постоянному току. Для особо «каверзных» схем имеется алгоритм псевдопереходного анализа с изоляцией/фиксацией не вычисляемых узловых потенциалов и адаптируемым шагом итерации. Программа SIMetrix выполняет поддержку моделей элементов спецификации MOS9, BSIM3/4, Mextram, VBIC и совместима с файлами HSPICE. Кроме того, приложение имеет пробник Бодэ и калькулятор КПД, а также поддерживает создание произвольного логического блока, имитирующего работу цифрового устройства.</w:t>
      </w:r>
    </w:p>
    <w:p w14:paraId="799F4FE9" w14:textId="5DF78C3B" w:rsidR="00074CAD" w:rsidRPr="000822D2" w:rsidRDefault="00DE2D83" w:rsidP="000822D2">
      <w:r>
        <w:lastRenderedPageBreak/>
        <w:tab/>
      </w:r>
      <w:r w:rsidR="00074CAD" w:rsidRPr="000822D2">
        <w:t>Программы, входящие в данный комплект, были разработаны благодаря усилиям двух компаний-партнеров – SIMetrix Technologies (Великобритания, графство Беркшир, город Тэтчем) и SIMPLIS Technologies (США, штат Орегон, город Портленд).</w:t>
      </w:r>
    </w:p>
    <w:p w14:paraId="6FC98917" w14:textId="72B5D5F4" w:rsidR="00074CAD" w:rsidRPr="000822D2" w:rsidRDefault="00DE2D83" w:rsidP="000822D2">
      <w:r>
        <w:tab/>
      </w:r>
      <w:r w:rsidR="00074CAD" w:rsidRPr="00DE2D83">
        <w:rPr>
          <w:b/>
        </w:rPr>
        <w:t>Ngspice</w:t>
      </w:r>
      <w:r w:rsidR="00074CAD" w:rsidRPr="000822D2">
        <w:t xml:space="preserve"> – симулятор электронных схем общего назначения с открытым исходным кодом, обеспечивающий моделирование в режиме смешанных сигналов и на смешанном уровне [</w:t>
      </w:r>
      <w:r w:rsidR="00074CAD" w:rsidRPr="000822D2">
        <w:fldChar w:fldCharType="begin"/>
      </w:r>
      <w:r w:rsidR="00074CAD" w:rsidRPr="000822D2">
        <w:instrText xml:space="preserve"> REF _Ref481605971 \r \h </w:instrText>
      </w:r>
      <w:r w:rsidR="000822D2" w:rsidRPr="000822D2">
        <w:instrText xml:space="preserve"> \* MERGEFORMAT </w:instrText>
      </w:r>
      <w:r w:rsidR="00074CAD" w:rsidRPr="000822D2">
        <w:fldChar w:fldCharType="separate"/>
      </w:r>
      <w:r w:rsidR="00700A93">
        <w:t>12</w:t>
      </w:r>
      <w:r w:rsidR="00074CAD" w:rsidRPr="000822D2">
        <w:fldChar w:fldCharType="end"/>
      </w:r>
      <w:r w:rsidR="00074CAD" w:rsidRPr="000822D2">
        <w:t>]. Является расширением Spice3f5, включившим в себя код проекта Cider, обеспечивающий моделирование на смешанном уровне, и проекта XSPICE, обеспечивающий моделирование смешанных сигналов.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w:t>
      </w:r>
    </w:p>
    <w:p w14:paraId="219D237B" w14:textId="0EC7FD7F" w:rsidR="00074CAD" w:rsidRPr="000822D2" w:rsidRDefault="00DE2D83" w:rsidP="000822D2">
      <w:r>
        <w:tab/>
      </w:r>
      <w:r w:rsidR="00074CAD" w:rsidRPr="00DE2D83">
        <w:rPr>
          <w:b/>
        </w:rPr>
        <w:t>LTspice</w:t>
      </w:r>
      <w:r w:rsidR="00074CAD" w:rsidRPr="000822D2">
        <w:t xml:space="preserve"> (он же SwitcherCAD) представляет собой универсальную среду для проектирования и создания электрических схем с интегрированным симулятором смешанного моделирования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Программа позволяет быстро менять компоненты и параметры электронных схем, испытывать работоспособность новых вариантов, находить оптимальные решения. Возможна загрузка списка соединений, сгенерированного другими инструментами для рисования схем или созданного вручную. От аналогичных программ (Microcap, OrCAD) рассматриваемое ПО отличается малым объемом необходимого дискового пространства и более высокой скоростью моделирования процессов.</w:t>
      </w:r>
    </w:p>
    <w:p w14:paraId="2466DD5B" w14:textId="220B2399" w:rsidR="00074CAD" w:rsidRPr="000822D2" w:rsidRDefault="00DE2D83" w:rsidP="000822D2">
      <w:r>
        <w:tab/>
      </w:r>
      <w:r w:rsidR="00074CAD" w:rsidRPr="000822D2">
        <w:t>LTspice содержит полную библиотеку компонентов компании Linear Technology Corporation (пассивные элементы и интегральные схемы, включая редкие модели импульсных контроллеров и регуляторов). Поскольку программа использует стандартные SPICE-модели электронных деталей, к имеющейся базе можно добавлять библиотеки сторонних производителей, а также создавать свои собственные модели.</w:t>
      </w:r>
    </w:p>
    <w:p w14:paraId="1946C454" w14:textId="2FCE861D" w:rsidR="00074CAD" w:rsidRPr="000822D2" w:rsidRDefault="00DE2D83" w:rsidP="000822D2">
      <w:r>
        <w:tab/>
      </w:r>
      <w:r w:rsidR="00074CAD" w:rsidRPr="00DE2D83">
        <w:rPr>
          <w:b/>
        </w:rPr>
        <w:t>TINA-TI</w:t>
      </w:r>
      <w:r w:rsidR="00074CAD" w:rsidRPr="000822D2">
        <w:t xml:space="preserve"> представляет собой обычный SPICE-симулятор с простым, интуитивно понятным графическим интерфейсом, позволяющим освоить </w:t>
      </w:r>
      <w:r w:rsidR="00074CAD" w:rsidRPr="000822D2">
        <w:lastRenderedPageBreak/>
        <w:t>программу в кратчайшие сроки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Все компоненты, представленные в TINA-TI, распределены по шести группам: основные пассивные радиодетали, ключи, полупроводники, измерительные приборы, макромодели сложных устройств и источники. Также данная программа включает в себя несколько десятков разнообразных примеров.</w:t>
      </w:r>
    </w:p>
    <w:p w14:paraId="4AE67CF1" w14:textId="21768779" w:rsidR="00074CAD" w:rsidRPr="000822D2" w:rsidRDefault="00DE2D83" w:rsidP="000822D2">
      <w:r>
        <w:tab/>
      </w:r>
      <w:r w:rsidR="00074CAD" w:rsidRPr="000822D2">
        <w:t xml:space="preserve">TINA-TI предоставляет широкие возможности по рисованию и редактированию электронных схем. Имеются следующие виды анализов: по постоянному и переменному току (сюда входит: вычисление узловых напряжений, создание таблицы результатов, построение переходных характеристик и температурный анализ), переходных процессов, шумов, преобразование Фурье и некоторые другие. В зависимости от вида выполняемого анализа программа генерирует результаты в виде графиков или таблиц. В программе TINA-TI также доступны возможности тестирования и измерения сигналов. Для этого существуют следующие виртуальные приборы: осциллограф, анализатор сигналов, цифровой тестер (с измерителем частоты), генератор функций и записывающее устройство. Виртуальные приборы программного комплекса максимально приближены по использованию к реальным устройствам. «Подключить» их можно к любой точке рассматриваемой схемы. Вся информация, снятая виртуальными приборами, может сохраняться в памяти компьютера. </w:t>
      </w:r>
    </w:p>
    <w:p w14:paraId="07540CC2" w14:textId="58D4C5B1" w:rsidR="00074CAD" w:rsidRPr="000822D2" w:rsidRDefault="00DE2D83" w:rsidP="000822D2">
      <w:r>
        <w:tab/>
      </w:r>
      <w:r w:rsidR="00074CAD" w:rsidRPr="00DE2D83">
        <w:rPr>
          <w:b/>
        </w:rPr>
        <w:t>Qucs</w:t>
      </w:r>
      <w:r w:rsidR="00074CAD" w:rsidRPr="000822D2">
        <w:t xml:space="preserve"> – свободная программа, предназначенная для моделирования электронных цепей. Распространяется по лицензии GPL. Позволяет моделировать электронную аппаратуру в режиме малого и большого сигнала, а также шумовые характеристики. Пользовательский интерфейс — графический. Цифровая аппаратура моделируется с использованием VHDL и/или Verilog [</w:t>
      </w:r>
      <w:r w:rsidR="00074CAD" w:rsidRPr="000822D2">
        <w:fldChar w:fldCharType="begin"/>
      </w:r>
      <w:r w:rsidR="00074CAD" w:rsidRPr="000822D2">
        <w:instrText xml:space="preserve"> REF _Ref481681077 \r \h </w:instrText>
      </w:r>
      <w:r w:rsidR="000822D2" w:rsidRPr="000822D2">
        <w:instrText xml:space="preserve"> \* MERGEFORMAT </w:instrText>
      </w:r>
      <w:r w:rsidR="00074CAD" w:rsidRPr="000822D2">
        <w:fldChar w:fldCharType="separate"/>
      </w:r>
      <w:r w:rsidR="00700A93">
        <w:t>13</w:t>
      </w:r>
      <w:r w:rsidR="00074CAD" w:rsidRPr="000822D2">
        <w:fldChar w:fldCharType="end"/>
      </w:r>
      <w:r w:rsidR="00074CAD" w:rsidRPr="000822D2">
        <w:t xml:space="preserve">]. </w:t>
      </w:r>
    </w:p>
    <w:p w14:paraId="3E7A34D6" w14:textId="77777777" w:rsidR="00074CAD" w:rsidRPr="000822D2" w:rsidRDefault="00074CAD" w:rsidP="000822D2">
      <w:r w:rsidRPr="000822D2">
        <w:t xml:space="preserve">Отличительной особенность данного симулятора является расширенные функции для моделирования схем СВЧ-устройств: моделирование S-параметров, специальные модели СВЧ-компонентов и постпроцессор с расширенными функциями анализа комплексных сопротивлений в частотной области. По возможностям анализа СВЧ-устройств Qucs приближается к таким </w:t>
      </w:r>
      <w:r w:rsidRPr="000822D2">
        <w:lastRenderedPageBreak/>
        <w:t>проеприетарным аналогам как AWR MicrowaveOffice. Но симулятор Qucsator несовместим со SPICE и поддерживает SPICE только через слой совместимости, что значительно осложняет использование существующих библиотек моделей электронных компонентов. Несмотря на отличные характеристики движка Qucsator для моделирования СВЧ-схем в частотной, во временной области имеются многочисленные ошибки.</w:t>
      </w:r>
    </w:p>
    <w:p w14:paraId="7149BEB8" w14:textId="20DA684C" w:rsidR="00074CAD" w:rsidRPr="000822D2" w:rsidRDefault="00DE2D83" w:rsidP="000822D2">
      <w:r>
        <w:tab/>
      </w:r>
      <w:r w:rsidR="00074CAD" w:rsidRPr="00DE2D83">
        <w:rPr>
          <w:b/>
        </w:rPr>
        <w:t>HSPICE</w:t>
      </w:r>
      <w:r w:rsidR="00074CAD" w:rsidRPr="000822D2">
        <w:t xml:space="preserve"> – система моделирования, а также сами модели, основанные на SPICE [</w:t>
      </w:r>
      <w:r w:rsidR="00074CAD" w:rsidRPr="000822D2">
        <w:fldChar w:fldCharType="begin"/>
      </w:r>
      <w:r w:rsidR="00074CAD" w:rsidRPr="000822D2">
        <w:instrText xml:space="preserve"> REF _Ref481681328 \r \h </w:instrText>
      </w:r>
      <w:r w:rsidR="000822D2" w:rsidRPr="000822D2">
        <w:instrText xml:space="preserve"> \* MERGEFORMAT </w:instrText>
      </w:r>
      <w:r w:rsidR="00074CAD" w:rsidRPr="000822D2">
        <w:fldChar w:fldCharType="separate"/>
      </w:r>
      <w:r w:rsidR="00700A93">
        <w:t>14</w:t>
      </w:r>
      <w:r w:rsidR="00074CAD" w:rsidRPr="000822D2">
        <w:fldChar w:fldCharType="end"/>
      </w:r>
      <w:r w:rsidR="00074CAD" w:rsidRPr="000822D2">
        <w:t>]. Изначально был создан Ashawna Hailey, позднее был куплен фирмой Synopsys. В настоящее время HSPICE является стандартом де-факто ("золотой" стандарт индустрии) для производителей микросхем, т.к. обеспечивает максимально правдоподобное моделирование узлов на транзисторном уровне. В настоящее время пакет сильно расширен за счет внедрения возможностей анализа в частотной области, анализа кабелей и полосковых линий, а также возможности импорта результата моделирования в других САПР (например, импорт S-параметров, с последующим обратным преобразованием Фурье). Стоит отметить, что эти возможности уже не могут обеспечить точности, которую дают специализированные САПР (например, HFSS (AnSys), или ADS (Agilent Techologies) для анализа кабелей, или печатных проводников), но позволяют качественно оценить работу системы.</w:t>
      </w:r>
    </w:p>
    <w:p w14:paraId="2451788A" w14:textId="2C6E73AF" w:rsidR="00074CAD" w:rsidRPr="000822D2" w:rsidRDefault="00DE2D83" w:rsidP="000822D2">
      <w:r>
        <w:tab/>
      </w:r>
      <w:r w:rsidR="00074CAD" w:rsidRPr="000822D2">
        <w:t xml:space="preserve">В таблице </w:t>
      </w:r>
      <w:r>
        <w:t>2</w:t>
      </w:r>
      <w:r w:rsidR="00074CAD" w:rsidRPr="000822D2">
        <w:t>.1 представлено сравнение существующих библиотек для анализа принципиальных схем СВЧ диапазона.</w:t>
      </w:r>
    </w:p>
    <w:p w14:paraId="68EDA2B9" w14:textId="173582C7" w:rsidR="00DE2D83" w:rsidRDefault="00DE2D83" w:rsidP="00DE2D83">
      <w:pPr>
        <w:pStyle w:val="a6"/>
        <w:keepNext/>
        <w:jc w:val="both"/>
      </w:pPr>
      <w:r>
        <w:t xml:space="preserve">Таблица </w:t>
      </w:r>
      <w:fldSimple w:instr=" STYLEREF 1 \s ">
        <w:r w:rsidR="00700A93">
          <w:rPr>
            <w:noProof/>
          </w:rPr>
          <w:t>2</w:t>
        </w:r>
      </w:fldSimple>
      <w:r>
        <w:t>.</w:t>
      </w:r>
      <w:fldSimple w:instr=" SEQ Таблица \* ARABIC \s 1 ">
        <w:r w:rsidR="00700A93">
          <w:rPr>
            <w:noProof/>
          </w:rPr>
          <w:t>1</w:t>
        </w:r>
      </w:fldSimple>
      <w:r w:rsidRPr="000822D2">
        <w:t xml:space="preserve"> – Сравнительная таблица</w:t>
      </w:r>
    </w:p>
    <w:tbl>
      <w:tblPr>
        <w:tblStyle w:val="af0"/>
        <w:tblW w:w="5000" w:type="pct"/>
        <w:tblLook w:val="04A0" w:firstRow="1" w:lastRow="0" w:firstColumn="1" w:lastColumn="0" w:noHBand="0" w:noVBand="1"/>
      </w:tblPr>
      <w:tblGrid>
        <w:gridCol w:w="2455"/>
        <w:gridCol w:w="2049"/>
        <w:gridCol w:w="5124"/>
      </w:tblGrid>
      <w:tr w:rsidR="00074CAD" w:rsidRPr="000822D2" w14:paraId="632C76D6" w14:textId="77777777" w:rsidTr="00E549F6">
        <w:trPr>
          <w:cantSplit/>
          <w:trHeight w:val="483"/>
        </w:trPr>
        <w:tc>
          <w:tcPr>
            <w:tcW w:w="1275" w:type="pct"/>
            <w:vAlign w:val="center"/>
          </w:tcPr>
          <w:p w14:paraId="2024DA36" w14:textId="77777777" w:rsidR="00074CAD" w:rsidRPr="000822D2" w:rsidRDefault="00074CAD" w:rsidP="00E549F6">
            <w:pPr>
              <w:pStyle w:val="afd"/>
            </w:pPr>
            <w:r w:rsidRPr="000822D2">
              <w:t>Библиотека</w:t>
            </w:r>
          </w:p>
        </w:tc>
        <w:tc>
          <w:tcPr>
            <w:tcW w:w="1064" w:type="pct"/>
            <w:vAlign w:val="center"/>
          </w:tcPr>
          <w:p w14:paraId="40D41033" w14:textId="77777777" w:rsidR="00074CAD" w:rsidRPr="000822D2" w:rsidRDefault="00074CAD" w:rsidP="00E549F6">
            <w:pPr>
              <w:pStyle w:val="afd"/>
            </w:pPr>
            <w:r w:rsidRPr="000822D2">
              <w:t>Лицензия</w:t>
            </w:r>
          </w:p>
        </w:tc>
        <w:tc>
          <w:tcPr>
            <w:tcW w:w="2661" w:type="pct"/>
            <w:vAlign w:val="center"/>
          </w:tcPr>
          <w:p w14:paraId="227E526A" w14:textId="77777777" w:rsidR="00074CAD" w:rsidRPr="000822D2" w:rsidRDefault="00074CAD" w:rsidP="00E549F6">
            <w:pPr>
              <w:pStyle w:val="afd"/>
            </w:pPr>
            <w:r w:rsidRPr="000822D2">
              <w:t>Анализ</w:t>
            </w:r>
          </w:p>
        </w:tc>
      </w:tr>
      <w:tr w:rsidR="00074CAD" w:rsidRPr="000822D2" w14:paraId="754DA6F9" w14:textId="77777777" w:rsidTr="00E549F6">
        <w:trPr>
          <w:cantSplit/>
          <w:trHeight w:val="483"/>
        </w:trPr>
        <w:tc>
          <w:tcPr>
            <w:tcW w:w="1275" w:type="pct"/>
            <w:vAlign w:val="center"/>
          </w:tcPr>
          <w:p w14:paraId="3BD7D0C6" w14:textId="77777777" w:rsidR="00074CAD" w:rsidRPr="000822D2" w:rsidRDefault="00074CAD" w:rsidP="00E549F6">
            <w:pPr>
              <w:pStyle w:val="afd"/>
            </w:pPr>
            <w:r w:rsidRPr="000822D2">
              <w:t>SPICE</w:t>
            </w:r>
          </w:p>
        </w:tc>
        <w:tc>
          <w:tcPr>
            <w:tcW w:w="1064" w:type="pct"/>
            <w:vAlign w:val="center"/>
          </w:tcPr>
          <w:p w14:paraId="61711E62" w14:textId="77777777" w:rsidR="00074CAD" w:rsidRPr="000822D2" w:rsidRDefault="00074CAD" w:rsidP="00E549F6">
            <w:pPr>
              <w:pStyle w:val="afd"/>
            </w:pPr>
            <w:r w:rsidRPr="000822D2">
              <w:t>BSD</w:t>
            </w:r>
          </w:p>
        </w:tc>
        <w:tc>
          <w:tcPr>
            <w:tcW w:w="2661" w:type="pct"/>
            <w:vAlign w:val="center"/>
          </w:tcPr>
          <w:p w14:paraId="4BA7895E" w14:textId="77777777" w:rsidR="00074CAD" w:rsidRPr="000822D2" w:rsidRDefault="00074CAD" w:rsidP="00E549F6">
            <w:pPr>
              <w:pStyle w:val="afd"/>
            </w:pPr>
            <w:r w:rsidRPr="000822D2">
              <w:t>По переменному току, по постоянному току, передаточной функции, шумов, переходных процессов</w:t>
            </w:r>
          </w:p>
        </w:tc>
      </w:tr>
      <w:tr w:rsidR="00074CAD" w:rsidRPr="000822D2" w14:paraId="157FF424" w14:textId="77777777" w:rsidTr="0026458A">
        <w:trPr>
          <w:cantSplit/>
          <w:trHeight w:val="483"/>
        </w:trPr>
        <w:tc>
          <w:tcPr>
            <w:tcW w:w="1275" w:type="pct"/>
            <w:tcBorders>
              <w:bottom w:val="single" w:sz="4" w:space="0" w:color="auto"/>
            </w:tcBorders>
            <w:vAlign w:val="center"/>
          </w:tcPr>
          <w:p w14:paraId="3F0B97C4" w14:textId="77777777" w:rsidR="00074CAD" w:rsidRPr="000822D2" w:rsidRDefault="00074CAD" w:rsidP="00E549F6">
            <w:pPr>
              <w:pStyle w:val="afd"/>
            </w:pPr>
            <w:r w:rsidRPr="000822D2">
              <w:t>SIMetrix/ SIMPLIS</w:t>
            </w:r>
          </w:p>
        </w:tc>
        <w:tc>
          <w:tcPr>
            <w:tcW w:w="1064" w:type="pct"/>
            <w:tcBorders>
              <w:bottom w:val="single" w:sz="4" w:space="0" w:color="auto"/>
            </w:tcBorders>
            <w:vAlign w:val="center"/>
          </w:tcPr>
          <w:p w14:paraId="3ACA170A" w14:textId="77777777" w:rsidR="00074CAD" w:rsidRPr="000822D2" w:rsidRDefault="00074CAD" w:rsidP="00E549F6">
            <w:pPr>
              <w:pStyle w:val="afd"/>
            </w:pPr>
            <w:r w:rsidRPr="000822D2">
              <w:t>платная</w:t>
            </w:r>
          </w:p>
        </w:tc>
        <w:tc>
          <w:tcPr>
            <w:tcW w:w="2661" w:type="pct"/>
            <w:tcBorders>
              <w:bottom w:val="single" w:sz="4" w:space="0" w:color="auto"/>
            </w:tcBorders>
            <w:vAlign w:val="center"/>
          </w:tcPr>
          <w:p w14:paraId="75E2B67E" w14:textId="77777777" w:rsidR="00074CAD" w:rsidRPr="000822D2" w:rsidRDefault="00074CAD" w:rsidP="00E549F6">
            <w:pPr>
              <w:pStyle w:val="afd"/>
            </w:pPr>
            <w:r w:rsidRPr="000822D2">
              <w:t>Переходного процесса, периодический анализ рабочих точек, по переменному току</w:t>
            </w:r>
          </w:p>
        </w:tc>
      </w:tr>
      <w:tr w:rsidR="00074CAD" w:rsidRPr="000822D2" w14:paraId="061943B4" w14:textId="77777777" w:rsidTr="0026458A">
        <w:trPr>
          <w:cantSplit/>
          <w:trHeight w:val="483"/>
        </w:trPr>
        <w:tc>
          <w:tcPr>
            <w:tcW w:w="1275" w:type="pct"/>
            <w:tcBorders>
              <w:bottom w:val="nil"/>
            </w:tcBorders>
            <w:vAlign w:val="center"/>
          </w:tcPr>
          <w:p w14:paraId="68C5C000" w14:textId="77777777" w:rsidR="00074CAD" w:rsidRPr="000822D2" w:rsidRDefault="00074CAD" w:rsidP="00E549F6">
            <w:pPr>
              <w:pStyle w:val="afd"/>
            </w:pPr>
            <w:r w:rsidRPr="000822D2">
              <w:t>Ngspice</w:t>
            </w:r>
          </w:p>
        </w:tc>
        <w:tc>
          <w:tcPr>
            <w:tcW w:w="1064" w:type="pct"/>
            <w:tcBorders>
              <w:bottom w:val="nil"/>
            </w:tcBorders>
            <w:vAlign w:val="center"/>
          </w:tcPr>
          <w:p w14:paraId="05639F50" w14:textId="77777777" w:rsidR="00074CAD" w:rsidRPr="000822D2" w:rsidRDefault="00074CAD" w:rsidP="00E549F6">
            <w:pPr>
              <w:pStyle w:val="afd"/>
            </w:pPr>
            <w:r w:rsidRPr="000822D2">
              <w:t>BSD</w:t>
            </w:r>
          </w:p>
        </w:tc>
        <w:tc>
          <w:tcPr>
            <w:tcW w:w="2661" w:type="pct"/>
            <w:tcBorders>
              <w:bottom w:val="nil"/>
            </w:tcBorders>
            <w:vAlign w:val="center"/>
          </w:tcPr>
          <w:p w14:paraId="59E37556" w14:textId="77777777" w:rsidR="00074CAD" w:rsidRPr="000822D2" w:rsidRDefault="00074CAD" w:rsidP="00E549F6">
            <w:pPr>
              <w:pStyle w:val="afd"/>
            </w:pPr>
            <w:r w:rsidRPr="000822D2">
              <w:t>Нелинейный по постоянному току, нелинейный переходных процессов, линейный по переменному току</w:t>
            </w:r>
          </w:p>
        </w:tc>
      </w:tr>
    </w:tbl>
    <w:p w14:paraId="4EFA43CF" w14:textId="77777777" w:rsidR="005766B9" w:rsidRPr="00B75694" w:rsidRDefault="005766B9"/>
    <w:tbl>
      <w:tblPr>
        <w:tblStyle w:val="af0"/>
        <w:tblW w:w="4995" w:type="pct"/>
        <w:tblInd w:w="5" w:type="dxa"/>
        <w:tblLook w:val="04A0" w:firstRow="1" w:lastRow="0" w:firstColumn="1" w:lastColumn="0" w:noHBand="0" w:noVBand="1"/>
      </w:tblPr>
      <w:tblGrid>
        <w:gridCol w:w="2455"/>
        <w:gridCol w:w="2049"/>
        <w:gridCol w:w="5124"/>
      </w:tblGrid>
      <w:tr w:rsidR="005766B9" w:rsidRPr="000822D2" w14:paraId="5AAB1E6B" w14:textId="77777777" w:rsidTr="0026458A">
        <w:trPr>
          <w:cantSplit/>
          <w:trHeight w:val="483"/>
        </w:trPr>
        <w:tc>
          <w:tcPr>
            <w:tcW w:w="5000" w:type="pct"/>
            <w:gridSpan w:val="3"/>
            <w:tcBorders>
              <w:top w:val="nil"/>
              <w:left w:val="nil"/>
              <w:bottom w:val="single" w:sz="4" w:space="0" w:color="auto"/>
              <w:right w:val="nil"/>
            </w:tcBorders>
            <w:vAlign w:val="center"/>
          </w:tcPr>
          <w:p w14:paraId="20DD08E6" w14:textId="77777777" w:rsidR="005766B9" w:rsidRPr="000822D2" w:rsidRDefault="005766B9" w:rsidP="009C7C27">
            <w:pPr>
              <w:pStyle w:val="afd"/>
            </w:pPr>
            <w:r>
              <w:lastRenderedPageBreak/>
              <w:t>Продолжение таблицы 2.1</w:t>
            </w:r>
          </w:p>
        </w:tc>
      </w:tr>
      <w:tr w:rsidR="005766B9" w:rsidRPr="000822D2" w14:paraId="4D803545" w14:textId="77777777" w:rsidTr="009C7C27">
        <w:trPr>
          <w:cantSplit/>
          <w:trHeight w:val="483"/>
        </w:trPr>
        <w:tc>
          <w:tcPr>
            <w:tcW w:w="1275" w:type="pct"/>
            <w:vAlign w:val="center"/>
          </w:tcPr>
          <w:p w14:paraId="32BB6987" w14:textId="77777777" w:rsidR="005766B9" w:rsidRPr="000822D2" w:rsidRDefault="005766B9" w:rsidP="009C7C27">
            <w:pPr>
              <w:pStyle w:val="afd"/>
            </w:pPr>
            <w:r w:rsidRPr="000822D2">
              <w:t>Библиотека</w:t>
            </w:r>
          </w:p>
        </w:tc>
        <w:tc>
          <w:tcPr>
            <w:tcW w:w="1064" w:type="pct"/>
            <w:vAlign w:val="center"/>
          </w:tcPr>
          <w:p w14:paraId="5ACC3310" w14:textId="77777777" w:rsidR="005766B9" w:rsidRPr="000822D2" w:rsidRDefault="005766B9" w:rsidP="009C7C27">
            <w:pPr>
              <w:pStyle w:val="afd"/>
            </w:pPr>
            <w:r w:rsidRPr="000822D2">
              <w:t>Лицензия</w:t>
            </w:r>
          </w:p>
        </w:tc>
        <w:tc>
          <w:tcPr>
            <w:tcW w:w="2661" w:type="pct"/>
            <w:vAlign w:val="center"/>
          </w:tcPr>
          <w:p w14:paraId="66CFD08A" w14:textId="77777777" w:rsidR="005766B9" w:rsidRPr="000822D2" w:rsidRDefault="005766B9" w:rsidP="009C7C27">
            <w:pPr>
              <w:pStyle w:val="afd"/>
            </w:pPr>
            <w:r w:rsidRPr="000822D2">
              <w:t>Анализ</w:t>
            </w:r>
          </w:p>
        </w:tc>
      </w:tr>
      <w:tr w:rsidR="00074CAD" w:rsidRPr="000822D2" w14:paraId="79298984" w14:textId="77777777" w:rsidTr="0026458A">
        <w:trPr>
          <w:cantSplit/>
          <w:trHeight w:val="483"/>
        </w:trPr>
        <w:tc>
          <w:tcPr>
            <w:tcW w:w="1275" w:type="pct"/>
            <w:vAlign w:val="center"/>
          </w:tcPr>
          <w:p w14:paraId="1247139B" w14:textId="77777777" w:rsidR="00074CAD" w:rsidRPr="000822D2" w:rsidRDefault="00074CAD" w:rsidP="00E549F6">
            <w:pPr>
              <w:pStyle w:val="afd"/>
            </w:pPr>
            <w:r w:rsidRPr="000822D2">
              <w:t>LTSpice</w:t>
            </w:r>
          </w:p>
        </w:tc>
        <w:tc>
          <w:tcPr>
            <w:tcW w:w="1064" w:type="pct"/>
            <w:vAlign w:val="center"/>
          </w:tcPr>
          <w:p w14:paraId="4BC7D229" w14:textId="77777777" w:rsidR="00074CAD" w:rsidRPr="000822D2" w:rsidRDefault="00074CAD" w:rsidP="00E549F6">
            <w:pPr>
              <w:pStyle w:val="afd"/>
            </w:pPr>
            <w:r w:rsidRPr="000822D2">
              <w:t>freeware</w:t>
            </w:r>
          </w:p>
        </w:tc>
        <w:tc>
          <w:tcPr>
            <w:tcW w:w="2661" w:type="pct"/>
            <w:vAlign w:val="center"/>
          </w:tcPr>
          <w:p w14:paraId="4BD65938" w14:textId="77777777" w:rsidR="00074CAD" w:rsidRPr="000822D2" w:rsidRDefault="00074CAD" w:rsidP="00E549F6">
            <w:pPr>
              <w:pStyle w:val="afd"/>
            </w:pPr>
            <w:r w:rsidRPr="000822D2">
              <w:t>Переходных процессов, по переменному току, шумов и по постоянному току, преобразование Фурье</w:t>
            </w:r>
          </w:p>
        </w:tc>
      </w:tr>
      <w:tr w:rsidR="00074CAD" w:rsidRPr="000822D2" w14:paraId="4217445C" w14:textId="77777777" w:rsidTr="0026458A">
        <w:trPr>
          <w:cantSplit/>
          <w:trHeight w:val="483"/>
        </w:trPr>
        <w:tc>
          <w:tcPr>
            <w:tcW w:w="1275" w:type="pct"/>
            <w:tcBorders>
              <w:bottom w:val="nil"/>
            </w:tcBorders>
            <w:vAlign w:val="center"/>
          </w:tcPr>
          <w:p w14:paraId="498D746E" w14:textId="77777777" w:rsidR="00074CAD" w:rsidRPr="000822D2" w:rsidRDefault="00074CAD" w:rsidP="00E549F6">
            <w:pPr>
              <w:pStyle w:val="afd"/>
            </w:pPr>
            <w:r w:rsidRPr="000822D2">
              <w:t>TINA</w:t>
            </w:r>
          </w:p>
        </w:tc>
        <w:tc>
          <w:tcPr>
            <w:tcW w:w="1064" w:type="pct"/>
            <w:tcBorders>
              <w:bottom w:val="nil"/>
            </w:tcBorders>
            <w:vAlign w:val="center"/>
          </w:tcPr>
          <w:p w14:paraId="52B873F4" w14:textId="77777777" w:rsidR="00074CAD" w:rsidRPr="000822D2" w:rsidRDefault="00074CAD" w:rsidP="00E549F6">
            <w:pPr>
              <w:pStyle w:val="afd"/>
            </w:pPr>
            <w:r w:rsidRPr="000822D2">
              <w:t>freeware</w:t>
            </w:r>
          </w:p>
        </w:tc>
        <w:tc>
          <w:tcPr>
            <w:tcW w:w="2661" w:type="pct"/>
            <w:tcBorders>
              <w:bottom w:val="nil"/>
            </w:tcBorders>
            <w:vAlign w:val="center"/>
          </w:tcPr>
          <w:p w14:paraId="0945493C" w14:textId="77777777" w:rsidR="00074CAD" w:rsidRPr="000822D2" w:rsidRDefault="00074CAD" w:rsidP="00E549F6">
            <w:pPr>
              <w:pStyle w:val="afd"/>
            </w:pPr>
            <w:r w:rsidRPr="000822D2">
              <w:t>По переменному току, переходных процессов, по постоянному току, преобразование Фурье</w:t>
            </w:r>
          </w:p>
        </w:tc>
      </w:tr>
      <w:tr w:rsidR="00074CAD" w:rsidRPr="000822D2" w14:paraId="45FBF138" w14:textId="77777777" w:rsidTr="0026458A">
        <w:trPr>
          <w:cantSplit/>
          <w:trHeight w:val="483"/>
        </w:trPr>
        <w:tc>
          <w:tcPr>
            <w:tcW w:w="1275" w:type="pct"/>
            <w:tcBorders>
              <w:top w:val="single" w:sz="4" w:space="0" w:color="auto"/>
            </w:tcBorders>
            <w:vAlign w:val="center"/>
          </w:tcPr>
          <w:p w14:paraId="11A654CB" w14:textId="77777777" w:rsidR="00074CAD" w:rsidRPr="000822D2" w:rsidRDefault="00074CAD" w:rsidP="00E549F6">
            <w:pPr>
              <w:pStyle w:val="afd"/>
            </w:pPr>
            <w:r w:rsidRPr="000822D2">
              <w:t>qucsator</w:t>
            </w:r>
          </w:p>
        </w:tc>
        <w:tc>
          <w:tcPr>
            <w:tcW w:w="1064" w:type="pct"/>
            <w:tcBorders>
              <w:top w:val="single" w:sz="4" w:space="0" w:color="auto"/>
            </w:tcBorders>
            <w:vAlign w:val="center"/>
          </w:tcPr>
          <w:p w14:paraId="350F9B48" w14:textId="77777777" w:rsidR="00074CAD" w:rsidRPr="000822D2" w:rsidRDefault="00074CAD" w:rsidP="00E549F6">
            <w:pPr>
              <w:pStyle w:val="afd"/>
            </w:pPr>
            <w:r w:rsidRPr="000822D2">
              <w:t>GPL</w:t>
            </w:r>
          </w:p>
        </w:tc>
        <w:tc>
          <w:tcPr>
            <w:tcW w:w="2661" w:type="pct"/>
            <w:tcBorders>
              <w:top w:val="single" w:sz="4" w:space="0" w:color="auto"/>
            </w:tcBorders>
            <w:vAlign w:val="center"/>
          </w:tcPr>
          <w:p w14:paraId="32C4E117" w14:textId="77777777" w:rsidR="00074CAD" w:rsidRPr="000822D2" w:rsidRDefault="00074CAD" w:rsidP="00E549F6">
            <w:pPr>
              <w:pStyle w:val="afd"/>
            </w:pPr>
            <w:r w:rsidRPr="000822D2">
              <w:t>По постоянному току, по переменному току, гармонический баланс, по цифровому сигналу, переходных процессов, S-параметров, развертка по параметру, оптимизация</w:t>
            </w:r>
          </w:p>
        </w:tc>
      </w:tr>
      <w:tr w:rsidR="00074CAD" w:rsidRPr="000822D2" w14:paraId="1EDFF820" w14:textId="77777777" w:rsidTr="0026458A">
        <w:trPr>
          <w:cantSplit/>
          <w:trHeight w:val="483"/>
        </w:trPr>
        <w:tc>
          <w:tcPr>
            <w:tcW w:w="1275" w:type="pct"/>
            <w:vAlign w:val="center"/>
          </w:tcPr>
          <w:p w14:paraId="6D61BE38" w14:textId="77777777" w:rsidR="00074CAD" w:rsidRPr="000822D2" w:rsidRDefault="00074CAD" w:rsidP="00E549F6">
            <w:pPr>
              <w:pStyle w:val="afd"/>
            </w:pPr>
            <w:r w:rsidRPr="000822D2">
              <w:t>HSPICE</w:t>
            </w:r>
          </w:p>
        </w:tc>
        <w:tc>
          <w:tcPr>
            <w:tcW w:w="1064" w:type="pct"/>
            <w:vAlign w:val="center"/>
          </w:tcPr>
          <w:p w14:paraId="59CB521E" w14:textId="77777777" w:rsidR="00074CAD" w:rsidRPr="000822D2" w:rsidRDefault="00074CAD" w:rsidP="00E549F6">
            <w:pPr>
              <w:pStyle w:val="afd"/>
            </w:pPr>
            <w:r w:rsidRPr="000822D2">
              <w:t>платная</w:t>
            </w:r>
          </w:p>
          <w:p w14:paraId="681A38C4" w14:textId="77777777" w:rsidR="00074CAD" w:rsidRPr="000822D2" w:rsidRDefault="00074CAD" w:rsidP="00E549F6">
            <w:pPr>
              <w:pStyle w:val="afd"/>
            </w:pPr>
            <w:r w:rsidRPr="000822D2">
              <w:t>от $1000 в год (учебная версия)</w:t>
            </w:r>
          </w:p>
        </w:tc>
        <w:tc>
          <w:tcPr>
            <w:tcW w:w="2661" w:type="pct"/>
            <w:vAlign w:val="center"/>
          </w:tcPr>
          <w:p w14:paraId="5100984F" w14:textId="77777777" w:rsidR="00074CAD" w:rsidRPr="000822D2" w:rsidRDefault="00074CAD" w:rsidP="00E549F6">
            <w:pPr>
              <w:pStyle w:val="afd"/>
            </w:pPr>
            <w:r w:rsidRPr="000822D2">
              <w:t>По переменному току, по постоянному току, по цифровому сигналу, переходных процессов, спектральный, линейный, статистический, Монте-Карло, оптимизация</w:t>
            </w:r>
          </w:p>
        </w:tc>
      </w:tr>
    </w:tbl>
    <w:p w14:paraId="113EACE8" w14:textId="77777777" w:rsidR="00074CAD" w:rsidRPr="000822D2" w:rsidRDefault="00074CAD" w:rsidP="000822D2"/>
    <w:p w14:paraId="2C7C0C7C" w14:textId="475E8636" w:rsidR="00074CAD" w:rsidRPr="000822D2" w:rsidRDefault="00DE2D83" w:rsidP="000822D2">
      <w:r>
        <w:tab/>
      </w:r>
      <w:r w:rsidR="00074CAD" w:rsidRPr="000822D2">
        <w:t>Информация по типам лицензий представлен</w:t>
      </w:r>
      <w:r w:rsidR="00D11948" w:rsidRPr="000822D2">
        <w:t>а</w:t>
      </w:r>
      <w:r w:rsidR="00074CAD" w:rsidRPr="000822D2">
        <w:t xml:space="preserve"> в приложении А.</w:t>
      </w:r>
    </w:p>
    <w:p w14:paraId="3C0A3B0A" w14:textId="77777777" w:rsidR="00DE2D83" w:rsidRDefault="00DE2D83" w:rsidP="000822D2">
      <w:pPr>
        <w:rPr>
          <w:b/>
        </w:rPr>
      </w:pPr>
    </w:p>
    <w:p w14:paraId="2DF7C079" w14:textId="1ABF681F" w:rsidR="00074CAD" w:rsidRPr="00DE2D83" w:rsidRDefault="00DF5A66" w:rsidP="00EA7695">
      <w:pPr>
        <w:ind w:firstLine="709"/>
        <w:rPr>
          <w:b/>
        </w:rPr>
      </w:pPr>
      <w:r w:rsidRPr="00DE2D83">
        <w:rPr>
          <w:b/>
        </w:rPr>
        <w:t>Выводы</w:t>
      </w:r>
    </w:p>
    <w:p w14:paraId="149FAA1E" w14:textId="77777777" w:rsidR="00074CAD" w:rsidRPr="000822D2" w:rsidRDefault="00074CAD" w:rsidP="00DE2D83">
      <w:pPr>
        <w:tabs>
          <w:tab w:val="clear" w:pos="709"/>
          <w:tab w:val="left" w:pos="993"/>
        </w:tabs>
        <w:ind w:firstLine="709"/>
      </w:pPr>
      <w:r w:rsidRPr="000822D2">
        <w:t>-</w:t>
      </w:r>
      <w:r w:rsidRPr="000822D2">
        <w:tab/>
        <w:t>возможности бесплатных библиотеки не сильно уступают платным;</w:t>
      </w:r>
    </w:p>
    <w:p w14:paraId="4C4DF14D" w14:textId="77777777" w:rsidR="00074CAD" w:rsidRPr="000822D2" w:rsidRDefault="00074CAD" w:rsidP="00DE2D83">
      <w:pPr>
        <w:tabs>
          <w:tab w:val="clear" w:pos="709"/>
          <w:tab w:val="left" w:pos="993"/>
        </w:tabs>
        <w:ind w:firstLine="709"/>
      </w:pPr>
      <w:r w:rsidRPr="000822D2">
        <w:t>-</w:t>
      </w:r>
      <w:r w:rsidRPr="000822D2">
        <w:tab/>
        <w:t>qucsator имеет расширенные функции для анализа СВЧ-устройств. Однако он несовместим со SPICE и поддерживает SPICE только через конвертер, что значительно осложняет использование существующих библиотек моделей электронных компонентов;</w:t>
      </w:r>
    </w:p>
    <w:p w14:paraId="578BA9B2" w14:textId="6D9F54B5" w:rsidR="00074CAD" w:rsidRPr="000822D2" w:rsidRDefault="00074CAD" w:rsidP="00DE2D83">
      <w:pPr>
        <w:tabs>
          <w:tab w:val="clear" w:pos="709"/>
          <w:tab w:val="left" w:pos="993"/>
        </w:tabs>
        <w:ind w:firstLine="709"/>
      </w:pPr>
      <w:r w:rsidRPr="000822D2">
        <w:t>-</w:t>
      </w:r>
      <w:r w:rsidRPr="000822D2">
        <w:tab/>
        <w:t>библиотеки SPICE и Ngspice являются хорошим вариантом для разработк</w:t>
      </w:r>
      <w:r w:rsidR="00F55351" w:rsidRPr="000822D2">
        <w:t>и своего программного продукта.</w:t>
      </w:r>
    </w:p>
    <w:p w14:paraId="7D4C93C3" w14:textId="3EA4E901" w:rsidR="00DD2843" w:rsidRPr="000822D2" w:rsidRDefault="00DD2843" w:rsidP="000822D2">
      <w:r w:rsidRPr="000822D2">
        <w:br w:type="page"/>
      </w:r>
    </w:p>
    <w:p w14:paraId="7DCDA822" w14:textId="20B9934A" w:rsidR="00DD2843" w:rsidRPr="000822D2" w:rsidRDefault="00FD40FA" w:rsidP="00DE2D83">
      <w:pPr>
        <w:pStyle w:val="1"/>
      </w:pPr>
      <w:bookmarkStart w:id="23" w:name="_Toc484723180"/>
      <w:r w:rsidRPr="000822D2">
        <w:lastRenderedPageBreak/>
        <w:t>О</w:t>
      </w:r>
      <w:r w:rsidR="007A396A" w:rsidRPr="000822D2">
        <w:t xml:space="preserve">писание </w:t>
      </w:r>
      <w:r w:rsidRPr="000822D2">
        <w:t xml:space="preserve">функциональности </w:t>
      </w:r>
      <w:r w:rsidR="007A396A" w:rsidRPr="000822D2">
        <w:t>выбранной библиотеки</w:t>
      </w:r>
      <w:bookmarkEnd w:id="23"/>
    </w:p>
    <w:p w14:paraId="4AA0B452" w14:textId="3C2C5B1C" w:rsidR="003E7A12" w:rsidRPr="000822D2" w:rsidRDefault="00DE2D83" w:rsidP="000822D2">
      <w:r>
        <w:tab/>
      </w:r>
      <w:r w:rsidR="003E7A12" w:rsidRPr="000822D2">
        <w:t>Исходный код API Ngspice содержится в файле sharedspice.c и в соответствующем файле заголовка sharedspice.h. Все объявления типов и функций содержатся в файле заголовка, полный листинг ко</w:t>
      </w:r>
      <w:r w:rsidR="0031608D" w:rsidRPr="000822D2">
        <w:t>торого приведен в приложении Б</w:t>
      </w:r>
      <w:r w:rsidR="003E7A12" w:rsidRPr="000822D2">
        <w:t>.</w:t>
      </w:r>
      <w:r w:rsidR="001D2A83" w:rsidRPr="000822D2">
        <w:t xml:space="preserve"> </w:t>
      </w:r>
      <w:r>
        <w:t>В таблице 3</w:t>
      </w:r>
      <w:r w:rsidR="003E7A12" w:rsidRPr="000822D2">
        <w:t>.1 приведены названия структур и функций и их краткие описания.</w:t>
      </w:r>
    </w:p>
    <w:p w14:paraId="1ACD2644" w14:textId="2703D122" w:rsidR="0031608D" w:rsidRPr="000822D2" w:rsidRDefault="0031608D" w:rsidP="000822D2">
      <w:r w:rsidRPr="000822D2">
        <w:t xml:space="preserve">Таблица </w:t>
      </w:r>
      <w:fldSimple w:instr=" STYLEREF 1 \s ">
        <w:r w:rsidR="00700A93">
          <w:rPr>
            <w:noProof/>
          </w:rPr>
          <w:t>3</w:t>
        </w:r>
      </w:fldSimple>
      <w:r w:rsidR="00DE2D83">
        <w:t>.</w:t>
      </w:r>
      <w:fldSimple w:instr=" SEQ Таблица \* ARABIC \s 1 ">
        <w:r w:rsidR="00700A93">
          <w:rPr>
            <w:noProof/>
          </w:rPr>
          <w:t>1</w:t>
        </w:r>
      </w:fldSimple>
      <w:r w:rsidRPr="000822D2">
        <w:t xml:space="preserve"> – Описание структур и функций библиотеки Ngspice</w:t>
      </w:r>
    </w:p>
    <w:tbl>
      <w:tblPr>
        <w:tblStyle w:val="af0"/>
        <w:tblW w:w="0" w:type="auto"/>
        <w:tblInd w:w="-5" w:type="dxa"/>
        <w:tblLook w:val="04A0" w:firstRow="1" w:lastRow="0" w:firstColumn="1" w:lastColumn="0" w:noHBand="0" w:noVBand="1"/>
      </w:tblPr>
      <w:tblGrid>
        <w:gridCol w:w="3114"/>
        <w:gridCol w:w="6514"/>
      </w:tblGrid>
      <w:tr w:rsidR="003E7A12" w:rsidRPr="000822D2" w14:paraId="11BFCC35" w14:textId="77777777" w:rsidTr="00E549F6">
        <w:tc>
          <w:tcPr>
            <w:tcW w:w="3114" w:type="dxa"/>
          </w:tcPr>
          <w:p w14:paraId="418BBB5D" w14:textId="56C583BD" w:rsidR="003E7A12" w:rsidRPr="000822D2" w:rsidRDefault="003E7A12" w:rsidP="00E549F6">
            <w:pPr>
              <w:pStyle w:val="afd"/>
            </w:pPr>
            <w:r w:rsidRPr="000822D2">
              <w:t>Имя</w:t>
            </w:r>
          </w:p>
        </w:tc>
        <w:tc>
          <w:tcPr>
            <w:tcW w:w="6514" w:type="dxa"/>
          </w:tcPr>
          <w:p w14:paraId="289FB3C1" w14:textId="1BC08B8E" w:rsidR="003E7A12" w:rsidRPr="000822D2" w:rsidRDefault="003E7A12" w:rsidP="00E549F6">
            <w:pPr>
              <w:pStyle w:val="afd"/>
            </w:pPr>
            <w:r w:rsidRPr="000822D2">
              <w:t>Описание</w:t>
            </w:r>
          </w:p>
        </w:tc>
      </w:tr>
      <w:tr w:rsidR="003E7A12" w:rsidRPr="000822D2" w14:paraId="432BBA57" w14:textId="77777777" w:rsidTr="00E549F6">
        <w:tc>
          <w:tcPr>
            <w:tcW w:w="3114" w:type="dxa"/>
          </w:tcPr>
          <w:p w14:paraId="0609BF9C" w14:textId="2BDCDD02" w:rsidR="003E7A12" w:rsidRPr="000822D2" w:rsidRDefault="003E7A12" w:rsidP="00E549F6">
            <w:pPr>
              <w:pStyle w:val="afd"/>
            </w:pPr>
            <w:r w:rsidRPr="000822D2">
              <w:t>vector_info</w:t>
            </w:r>
          </w:p>
        </w:tc>
        <w:tc>
          <w:tcPr>
            <w:tcW w:w="6514" w:type="dxa"/>
          </w:tcPr>
          <w:p w14:paraId="3F08798C" w14:textId="7A90A6FC" w:rsidR="003E7A12" w:rsidRPr="000822D2" w:rsidRDefault="00A8119D" w:rsidP="00E549F6">
            <w:pPr>
              <w:pStyle w:val="afd"/>
            </w:pPr>
            <w:r w:rsidRPr="000822D2">
              <w:t xml:space="preserve">Структура, которая хранит имя вектора, тип, действительные или комплексные данные, которые передаются </w:t>
            </w:r>
            <w:proofErr w:type="gramStart"/>
            <w:r w:rsidRPr="000822D2">
              <w:t>во время</w:t>
            </w:r>
            <w:proofErr w:type="gramEnd"/>
            <w:r w:rsidRPr="000822D2">
              <w:t xml:space="preserve"> или после симуляции.</w:t>
            </w:r>
          </w:p>
        </w:tc>
      </w:tr>
      <w:tr w:rsidR="00A8119D" w:rsidRPr="000822D2" w14:paraId="5A08CA87" w14:textId="77777777" w:rsidTr="00E549F6">
        <w:trPr>
          <w:trHeight w:val="1459"/>
        </w:trPr>
        <w:tc>
          <w:tcPr>
            <w:tcW w:w="3114" w:type="dxa"/>
          </w:tcPr>
          <w:p w14:paraId="5C1082BF" w14:textId="5792163B" w:rsidR="00A8119D" w:rsidRPr="000822D2" w:rsidRDefault="00A8119D" w:rsidP="00E549F6">
            <w:pPr>
              <w:pStyle w:val="afd"/>
            </w:pPr>
            <w:r w:rsidRPr="000822D2">
              <w:t>vecinfo</w:t>
            </w:r>
          </w:p>
          <w:p w14:paraId="7F986435" w14:textId="0074BF38" w:rsidR="00A8119D" w:rsidRPr="000822D2" w:rsidRDefault="00A8119D" w:rsidP="00E549F6">
            <w:pPr>
              <w:pStyle w:val="afd"/>
            </w:pPr>
            <w:r w:rsidRPr="000822D2">
              <w:t>vecinfoall</w:t>
            </w:r>
          </w:p>
        </w:tc>
        <w:tc>
          <w:tcPr>
            <w:tcW w:w="6514" w:type="dxa"/>
          </w:tcPr>
          <w:p w14:paraId="144945D5" w14:textId="56F9ED26" w:rsidR="00A8119D" w:rsidRPr="000822D2" w:rsidRDefault="00A8119D" w:rsidP="00E549F6">
            <w:pPr>
              <w:pStyle w:val="afd"/>
            </w:pPr>
            <w:r w:rsidRPr="000822D2">
              <w:t>Структуры, используемые функцией обратного вызова SendInitData.</w:t>
            </w:r>
          </w:p>
        </w:tc>
      </w:tr>
      <w:tr w:rsidR="00A8119D" w:rsidRPr="000822D2" w14:paraId="0F305B9F" w14:textId="77777777" w:rsidTr="00E549F6">
        <w:trPr>
          <w:trHeight w:val="1459"/>
        </w:trPr>
        <w:tc>
          <w:tcPr>
            <w:tcW w:w="3114" w:type="dxa"/>
          </w:tcPr>
          <w:p w14:paraId="35C5D692" w14:textId="77777777" w:rsidR="00A8119D" w:rsidRPr="000822D2" w:rsidRDefault="00A8119D" w:rsidP="00E549F6">
            <w:pPr>
              <w:pStyle w:val="afd"/>
            </w:pPr>
            <w:r w:rsidRPr="000822D2">
              <w:t>vecvalues</w:t>
            </w:r>
          </w:p>
          <w:p w14:paraId="48B87CDA" w14:textId="01C55D89" w:rsidR="00A8119D" w:rsidRPr="000822D2" w:rsidRDefault="00A8119D" w:rsidP="00E549F6">
            <w:pPr>
              <w:pStyle w:val="afd"/>
            </w:pPr>
            <w:r w:rsidRPr="000822D2">
              <w:t>vecvaluesall</w:t>
            </w:r>
          </w:p>
        </w:tc>
        <w:tc>
          <w:tcPr>
            <w:tcW w:w="6514" w:type="dxa"/>
          </w:tcPr>
          <w:p w14:paraId="689AA171" w14:textId="557FD58F" w:rsidR="00A8119D" w:rsidRPr="000822D2" w:rsidRDefault="00A8119D" w:rsidP="00E549F6">
            <w:pPr>
              <w:pStyle w:val="afd"/>
            </w:pPr>
            <w:r w:rsidRPr="000822D2">
              <w:t>Структуры, используемые функцией обратного вызова SendData.</w:t>
            </w:r>
          </w:p>
        </w:tc>
      </w:tr>
      <w:tr w:rsidR="003E7A12" w:rsidRPr="000822D2" w14:paraId="29D59C16" w14:textId="77777777" w:rsidTr="00E549F6">
        <w:tc>
          <w:tcPr>
            <w:tcW w:w="3114" w:type="dxa"/>
          </w:tcPr>
          <w:p w14:paraId="03901300" w14:textId="034EC9E5" w:rsidR="003E7A12" w:rsidRPr="000822D2" w:rsidRDefault="003E7A12" w:rsidP="00E549F6">
            <w:pPr>
              <w:pStyle w:val="afd"/>
            </w:pPr>
            <w:r w:rsidRPr="000822D2">
              <w:t>int ngSpice_Init(..)</w:t>
            </w:r>
          </w:p>
        </w:tc>
        <w:tc>
          <w:tcPr>
            <w:tcW w:w="6514" w:type="dxa"/>
          </w:tcPr>
          <w:p w14:paraId="4935A3B1" w14:textId="6196B677" w:rsidR="003E7A12" w:rsidRPr="000822D2" w:rsidRDefault="00A8119D" w:rsidP="00E549F6">
            <w:pPr>
              <w:pStyle w:val="afd"/>
            </w:pPr>
            <w:r w:rsidRPr="000822D2">
              <w:t>Функция для инициализации</w:t>
            </w:r>
            <w:r w:rsidR="001D2A83" w:rsidRPr="000822D2">
              <w:t xml:space="preserve"> моделирования</w:t>
            </w:r>
            <w:r w:rsidRPr="000822D2">
              <w:t>.</w:t>
            </w:r>
          </w:p>
        </w:tc>
      </w:tr>
      <w:tr w:rsidR="003E7A12" w:rsidRPr="000822D2" w14:paraId="21C5FCB1" w14:textId="77777777" w:rsidTr="00E549F6">
        <w:tc>
          <w:tcPr>
            <w:tcW w:w="3114" w:type="dxa"/>
          </w:tcPr>
          <w:p w14:paraId="02D1C938" w14:textId="5E683ACC" w:rsidR="003E7A12" w:rsidRPr="000822D2" w:rsidRDefault="003E7A12" w:rsidP="00E549F6">
            <w:pPr>
              <w:pStyle w:val="afd"/>
            </w:pPr>
            <w:r w:rsidRPr="000822D2">
              <w:t>int ngSpice_Init_Sync(..)</w:t>
            </w:r>
          </w:p>
        </w:tc>
        <w:tc>
          <w:tcPr>
            <w:tcW w:w="6514" w:type="dxa"/>
          </w:tcPr>
          <w:p w14:paraId="452118EC" w14:textId="1405DDA8" w:rsidR="003E7A12" w:rsidRPr="000822D2" w:rsidRDefault="00A8119D" w:rsidP="00E549F6">
            <w:pPr>
              <w:pStyle w:val="afd"/>
            </w:pPr>
            <w:r w:rsidRPr="000822D2">
              <w:t>Функция для инициализации параллельных потоков</w:t>
            </w:r>
            <w:r w:rsidR="001D2A83" w:rsidRPr="000822D2">
              <w:t xml:space="preserve"> моделирования</w:t>
            </w:r>
            <w:r w:rsidRPr="000822D2">
              <w:t>.</w:t>
            </w:r>
          </w:p>
        </w:tc>
      </w:tr>
      <w:tr w:rsidR="003E7A12" w:rsidRPr="000822D2" w14:paraId="7A6E5B49" w14:textId="77777777" w:rsidTr="00E549F6">
        <w:tc>
          <w:tcPr>
            <w:tcW w:w="3114" w:type="dxa"/>
          </w:tcPr>
          <w:p w14:paraId="115D0CC3" w14:textId="129905A3" w:rsidR="003E7A12" w:rsidRPr="000822D2" w:rsidRDefault="003E7A12" w:rsidP="00E549F6">
            <w:pPr>
              <w:pStyle w:val="afd"/>
            </w:pPr>
            <w:r w:rsidRPr="000822D2">
              <w:t>int ngSpice_Command(</w:t>
            </w:r>
            <w:r w:rsidR="006F0517" w:rsidRPr="000822D2">
              <w:t>..</w:t>
            </w:r>
            <w:r w:rsidRPr="000822D2">
              <w:t>)</w:t>
            </w:r>
          </w:p>
        </w:tc>
        <w:tc>
          <w:tcPr>
            <w:tcW w:w="6514" w:type="dxa"/>
          </w:tcPr>
          <w:p w14:paraId="39BF495E" w14:textId="115829DF" w:rsidR="003E7A12" w:rsidRPr="000822D2" w:rsidRDefault="00A8119D" w:rsidP="00E549F6">
            <w:pPr>
              <w:pStyle w:val="afd"/>
            </w:pPr>
            <w:r w:rsidRPr="000822D2">
              <w:t>Отправляет команды вызывающей сущности в ngspile.dll</w:t>
            </w:r>
          </w:p>
        </w:tc>
      </w:tr>
      <w:tr w:rsidR="003E7A12" w:rsidRPr="000822D2" w14:paraId="3D255E4A" w14:textId="77777777" w:rsidTr="00E549F6">
        <w:tc>
          <w:tcPr>
            <w:tcW w:w="3114" w:type="dxa"/>
            <w:tcBorders>
              <w:bottom w:val="single" w:sz="4" w:space="0" w:color="auto"/>
            </w:tcBorders>
          </w:tcPr>
          <w:p w14:paraId="282E6522" w14:textId="39029CDF" w:rsidR="003E7A12" w:rsidRPr="000822D2" w:rsidRDefault="003E7A12" w:rsidP="00E549F6">
            <w:pPr>
              <w:pStyle w:val="afd"/>
            </w:pPr>
            <w:r w:rsidRPr="000822D2">
              <w:t>bool ngSpice_</w:t>
            </w:r>
            <w:proofErr w:type="gramStart"/>
            <w:r w:rsidRPr="000822D2">
              <w:t>running(</w:t>
            </w:r>
            <w:proofErr w:type="gramEnd"/>
            <w:r w:rsidRPr="000822D2">
              <w:t>)</w:t>
            </w:r>
          </w:p>
        </w:tc>
        <w:tc>
          <w:tcPr>
            <w:tcW w:w="6514" w:type="dxa"/>
            <w:tcBorders>
              <w:bottom w:val="single" w:sz="4" w:space="0" w:color="auto"/>
            </w:tcBorders>
          </w:tcPr>
          <w:p w14:paraId="16EA7F61" w14:textId="3DA22984" w:rsidR="003E7A12" w:rsidRPr="000822D2" w:rsidRDefault="00A8119D" w:rsidP="00E549F6">
            <w:pPr>
              <w:pStyle w:val="afd"/>
            </w:pPr>
            <w:r w:rsidRPr="000822D2">
              <w:t>Проверяет запущен ли ngspice в потоке.</w:t>
            </w:r>
          </w:p>
        </w:tc>
      </w:tr>
      <w:tr w:rsidR="003E7A12" w:rsidRPr="000822D2" w14:paraId="4A5FBEDD" w14:textId="77777777" w:rsidTr="00E549F6">
        <w:tc>
          <w:tcPr>
            <w:tcW w:w="3114" w:type="dxa"/>
            <w:tcBorders>
              <w:bottom w:val="nil"/>
            </w:tcBorders>
          </w:tcPr>
          <w:p w14:paraId="36026BF2" w14:textId="44385753" w:rsidR="003E7A12" w:rsidRPr="00F41BE5" w:rsidRDefault="003E7A12" w:rsidP="00E549F6">
            <w:pPr>
              <w:pStyle w:val="afd"/>
              <w:rPr>
                <w:lang w:val="en-US"/>
              </w:rPr>
            </w:pPr>
            <w:r w:rsidRPr="00F41BE5">
              <w:rPr>
                <w:lang w:val="en-US"/>
              </w:rPr>
              <w:t>pvector_info ngGet_Vec_Info(..)</w:t>
            </w:r>
          </w:p>
        </w:tc>
        <w:tc>
          <w:tcPr>
            <w:tcW w:w="6514" w:type="dxa"/>
            <w:tcBorders>
              <w:bottom w:val="nil"/>
            </w:tcBorders>
          </w:tcPr>
          <w:p w14:paraId="15F3F08B" w14:textId="63B05D34" w:rsidR="003E7A12" w:rsidRPr="000822D2" w:rsidRDefault="00A8119D" w:rsidP="00E549F6">
            <w:pPr>
              <w:pStyle w:val="afd"/>
            </w:pPr>
            <w:r w:rsidRPr="000822D2">
              <w:t>Использует имя вектора в качестве параметра и возвращает указатель на структуру vector_info. Затем вызывающая сущность может непосредственно изменять векторные данные (но лучше не изменять их).</w:t>
            </w:r>
          </w:p>
        </w:tc>
      </w:tr>
      <w:tr w:rsidR="003E7A12" w:rsidRPr="000822D2" w14:paraId="5F3A8E87" w14:textId="77777777" w:rsidTr="00E549F6">
        <w:tc>
          <w:tcPr>
            <w:tcW w:w="3114" w:type="dxa"/>
          </w:tcPr>
          <w:p w14:paraId="0A877D00" w14:textId="2F2EBBF7" w:rsidR="003E7A12" w:rsidRPr="000822D2" w:rsidRDefault="006F0517" w:rsidP="00E549F6">
            <w:pPr>
              <w:pStyle w:val="afd"/>
            </w:pPr>
            <w:r w:rsidRPr="000822D2">
              <w:t>int ngSpice_Circ(..)</w:t>
            </w:r>
          </w:p>
        </w:tc>
        <w:tc>
          <w:tcPr>
            <w:tcW w:w="6514" w:type="dxa"/>
          </w:tcPr>
          <w:p w14:paraId="0AD31789" w14:textId="6731BF22" w:rsidR="003E7A12" w:rsidRPr="000822D2" w:rsidRDefault="00200858" w:rsidP="00E549F6">
            <w:pPr>
              <w:pStyle w:val="afd"/>
            </w:pPr>
            <w:r w:rsidRPr="000822D2">
              <w:t>Функция для загрузки схемы с помощью массива строки.</w:t>
            </w:r>
          </w:p>
        </w:tc>
      </w:tr>
      <w:tr w:rsidR="003E7A12" w:rsidRPr="000822D2" w14:paraId="275DCFC8" w14:textId="77777777" w:rsidTr="00E549F6">
        <w:tc>
          <w:tcPr>
            <w:tcW w:w="3114" w:type="dxa"/>
          </w:tcPr>
          <w:p w14:paraId="3474D479" w14:textId="06769BA9" w:rsidR="003E7A12" w:rsidRPr="000822D2" w:rsidRDefault="006F0517" w:rsidP="00E549F6">
            <w:pPr>
              <w:pStyle w:val="afd"/>
            </w:pPr>
            <w:r w:rsidRPr="000822D2">
              <w:t>char* ngSpice_</w:t>
            </w:r>
            <w:proofErr w:type="gramStart"/>
            <w:r w:rsidRPr="000822D2">
              <w:t>CurPlot(</w:t>
            </w:r>
            <w:proofErr w:type="gramEnd"/>
            <w:r w:rsidRPr="000822D2">
              <w:t>)</w:t>
            </w:r>
          </w:p>
        </w:tc>
        <w:tc>
          <w:tcPr>
            <w:tcW w:w="6514" w:type="dxa"/>
          </w:tcPr>
          <w:p w14:paraId="0107E80C" w14:textId="1F6275EF" w:rsidR="003E7A12" w:rsidRPr="000822D2" w:rsidRDefault="00CC4C30" w:rsidP="00E549F6">
            <w:pPr>
              <w:pStyle w:val="afd"/>
            </w:pPr>
            <w:r w:rsidRPr="000822D2">
              <w:t>Возвращает вызывающей сущности указатель на имя текущего графика.</w:t>
            </w:r>
          </w:p>
        </w:tc>
      </w:tr>
      <w:tr w:rsidR="003E7A12" w:rsidRPr="000822D2" w14:paraId="51980AC9" w14:textId="77777777" w:rsidTr="00E549F6">
        <w:tc>
          <w:tcPr>
            <w:tcW w:w="3114" w:type="dxa"/>
            <w:tcBorders>
              <w:bottom w:val="single" w:sz="4" w:space="0" w:color="auto"/>
            </w:tcBorders>
          </w:tcPr>
          <w:p w14:paraId="22228F85" w14:textId="3FB13670" w:rsidR="003E7A12" w:rsidRPr="000822D2" w:rsidRDefault="006F0517" w:rsidP="00E549F6">
            <w:pPr>
              <w:pStyle w:val="afd"/>
            </w:pPr>
            <w:r w:rsidRPr="000822D2">
              <w:t>char** ngSpice_</w:t>
            </w:r>
            <w:proofErr w:type="gramStart"/>
            <w:r w:rsidRPr="000822D2">
              <w:t>AllPlots(</w:t>
            </w:r>
            <w:proofErr w:type="gramEnd"/>
            <w:r w:rsidRPr="000822D2">
              <w:t>)</w:t>
            </w:r>
          </w:p>
        </w:tc>
        <w:tc>
          <w:tcPr>
            <w:tcW w:w="6514" w:type="dxa"/>
            <w:tcBorders>
              <w:bottom w:val="single" w:sz="4" w:space="0" w:color="auto"/>
            </w:tcBorders>
          </w:tcPr>
          <w:p w14:paraId="22E8A1E8" w14:textId="121AEB94" w:rsidR="003E7A12" w:rsidRPr="000822D2" w:rsidRDefault="00CC4C30" w:rsidP="00E549F6">
            <w:pPr>
              <w:pStyle w:val="afd"/>
            </w:pPr>
            <w:r w:rsidRPr="000822D2">
              <w:t>Возвращает вызывающей сущности указатель на массив всех графиков.</w:t>
            </w:r>
          </w:p>
        </w:tc>
      </w:tr>
      <w:tr w:rsidR="003E7A12" w:rsidRPr="000822D2" w14:paraId="33A85CAB" w14:textId="77777777" w:rsidTr="00E549F6">
        <w:tc>
          <w:tcPr>
            <w:tcW w:w="3114" w:type="dxa"/>
            <w:tcBorders>
              <w:bottom w:val="nil"/>
            </w:tcBorders>
          </w:tcPr>
          <w:p w14:paraId="34E6DB2D" w14:textId="54BA5CA1" w:rsidR="003E7A12" w:rsidRPr="000822D2" w:rsidRDefault="006F0517" w:rsidP="00E549F6">
            <w:pPr>
              <w:pStyle w:val="afd"/>
            </w:pPr>
            <w:r w:rsidRPr="000822D2">
              <w:t>char** ngSpice_</w:t>
            </w:r>
            <w:proofErr w:type="gramStart"/>
            <w:r w:rsidRPr="000822D2">
              <w:t>AllVecs(</w:t>
            </w:r>
            <w:proofErr w:type="gramEnd"/>
            <w:r w:rsidRPr="000822D2">
              <w:t>)</w:t>
            </w:r>
          </w:p>
        </w:tc>
        <w:tc>
          <w:tcPr>
            <w:tcW w:w="6514" w:type="dxa"/>
            <w:tcBorders>
              <w:bottom w:val="nil"/>
            </w:tcBorders>
          </w:tcPr>
          <w:p w14:paraId="17730C37" w14:textId="0B94F606" w:rsidR="003E7A12" w:rsidRPr="000822D2" w:rsidRDefault="00CC4C30" w:rsidP="00E549F6">
            <w:pPr>
              <w:pStyle w:val="afd"/>
            </w:pPr>
            <w:r w:rsidRPr="000822D2">
              <w:t>Возвращает вызывающей сущности указатель на массив имен векторов.</w:t>
            </w:r>
          </w:p>
        </w:tc>
      </w:tr>
    </w:tbl>
    <w:p w14:paraId="02336385" w14:textId="77777777" w:rsidR="00E549F6" w:rsidRDefault="00E549F6"/>
    <w:tbl>
      <w:tblPr>
        <w:tblStyle w:val="af0"/>
        <w:tblW w:w="0" w:type="auto"/>
        <w:tblLook w:val="04A0" w:firstRow="1" w:lastRow="0" w:firstColumn="1" w:lastColumn="0" w:noHBand="0" w:noVBand="1"/>
      </w:tblPr>
      <w:tblGrid>
        <w:gridCol w:w="3114"/>
        <w:gridCol w:w="6514"/>
      </w:tblGrid>
      <w:tr w:rsidR="00E549F6" w:rsidRPr="000822D2" w14:paraId="131C70BB" w14:textId="77777777" w:rsidTr="00E549F6">
        <w:tc>
          <w:tcPr>
            <w:tcW w:w="9628" w:type="dxa"/>
            <w:gridSpan w:val="2"/>
            <w:tcBorders>
              <w:top w:val="nil"/>
              <w:left w:val="nil"/>
              <w:bottom w:val="single" w:sz="4" w:space="0" w:color="auto"/>
              <w:right w:val="nil"/>
            </w:tcBorders>
          </w:tcPr>
          <w:p w14:paraId="54671EFB" w14:textId="77777777" w:rsidR="00E549F6" w:rsidRPr="000822D2" w:rsidRDefault="00E549F6" w:rsidP="00F65729">
            <w:pPr>
              <w:pStyle w:val="afd"/>
            </w:pPr>
            <w:r w:rsidRPr="000822D2">
              <w:lastRenderedPageBreak/>
              <w:t xml:space="preserve">Продолжение таблицы </w:t>
            </w:r>
            <w:r>
              <w:t>3</w:t>
            </w:r>
            <w:r w:rsidRPr="000822D2">
              <w:t>.1</w:t>
            </w:r>
          </w:p>
        </w:tc>
      </w:tr>
      <w:tr w:rsidR="00E549F6" w:rsidRPr="000822D2" w14:paraId="001FD437" w14:textId="77777777" w:rsidTr="00E549F6">
        <w:tc>
          <w:tcPr>
            <w:tcW w:w="3114" w:type="dxa"/>
          </w:tcPr>
          <w:p w14:paraId="1FE99BB2" w14:textId="77777777" w:rsidR="00E549F6" w:rsidRPr="000822D2" w:rsidRDefault="00E549F6" w:rsidP="00F65729">
            <w:pPr>
              <w:pStyle w:val="afd"/>
            </w:pPr>
            <w:r w:rsidRPr="000822D2">
              <w:t>Имя</w:t>
            </w:r>
          </w:p>
        </w:tc>
        <w:tc>
          <w:tcPr>
            <w:tcW w:w="6514" w:type="dxa"/>
          </w:tcPr>
          <w:p w14:paraId="6006CE29" w14:textId="77777777" w:rsidR="00E549F6" w:rsidRPr="000822D2" w:rsidRDefault="00E549F6" w:rsidP="00F65729">
            <w:pPr>
              <w:pStyle w:val="afd"/>
            </w:pPr>
            <w:r w:rsidRPr="000822D2">
              <w:t>Описание</w:t>
            </w:r>
          </w:p>
        </w:tc>
      </w:tr>
      <w:tr w:rsidR="0031608D" w:rsidRPr="000822D2" w14:paraId="51AE0992" w14:textId="77777777" w:rsidTr="00E549F6">
        <w:tc>
          <w:tcPr>
            <w:tcW w:w="3114" w:type="dxa"/>
          </w:tcPr>
          <w:p w14:paraId="3D2103D9" w14:textId="164E14DB" w:rsidR="0031608D" w:rsidRPr="000822D2" w:rsidRDefault="00A811E8" w:rsidP="00E549F6">
            <w:pPr>
              <w:pStyle w:val="afd"/>
            </w:pPr>
            <w:r w:rsidRPr="000822D2">
              <w:t>int (SendChar)(..)</w:t>
            </w:r>
          </w:p>
        </w:tc>
        <w:tc>
          <w:tcPr>
            <w:tcW w:w="6514" w:type="dxa"/>
          </w:tcPr>
          <w:p w14:paraId="369D7569" w14:textId="6E6F1B7B" w:rsidR="0031608D" w:rsidRPr="000822D2" w:rsidRDefault="00A811E8" w:rsidP="00E549F6">
            <w:pPr>
              <w:pStyle w:val="afd"/>
            </w:pPr>
            <w:r w:rsidRPr="000822D2">
              <w:t>Отправляет выходные данные со стандартного потока</w:t>
            </w:r>
            <w:r w:rsidR="001D2A83" w:rsidRPr="000822D2">
              <w:t xml:space="preserve"> вызывающей сущности.</w:t>
            </w:r>
          </w:p>
        </w:tc>
      </w:tr>
      <w:tr w:rsidR="0031608D" w:rsidRPr="000822D2" w14:paraId="17442AFB" w14:textId="77777777" w:rsidTr="00E549F6">
        <w:tc>
          <w:tcPr>
            <w:tcW w:w="3114" w:type="dxa"/>
          </w:tcPr>
          <w:p w14:paraId="794F7787" w14:textId="58C8DDB2" w:rsidR="0031608D" w:rsidRPr="000822D2" w:rsidRDefault="00A811E8" w:rsidP="00E549F6">
            <w:pPr>
              <w:pStyle w:val="afd"/>
            </w:pPr>
            <w:r w:rsidRPr="000822D2">
              <w:t>int (SendStat)(..)</w:t>
            </w:r>
          </w:p>
        </w:tc>
        <w:tc>
          <w:tcPr>
            <w:tcW w:w="6514" w:type="dxa"/>
          </w:tcPr>
          <w:p w14:paraId="78A9703F" w14:textId="3DE516C0" w:rsidR="0031608D" w:rsidRPr="000822D2" w:rsidRDefault="001D2A83" w:rsidP="00E549F6">
            <w:pPr>
              <w:pStyle w:val="afd"/>
            </w:pPr>
            <w:r w:rsidRPr="000822D2">
              <w:t>Отправляет статус моделирования вызывающей сущности.</w:t>
            </w:r>
          </w:p>
        </w:tc>
      </w:tr>
      <w:tr w:rsidR="0031608D" w:rsidRPr="000822D2" w14:paraId="59FE9526" w14:textId="77777777" w:rsidTr="00E549F6">
        <w:tc>
          <w:tcPr>
            <w:tcW w:w="3114" w:type="dxa"/>
          </w:tcPr>
          <w:p w14:paraId="5E2727B5" w14:textId="116729F0" w:rsidR="0031608D" w:rsidRPr="000822D2" w:rsidRDefault="00A811E8" w:rsidP="00E549F6">
            <w:pPr>
              <w:pStyle w:val="afd"/>
            </w:pPr>
            <w:r w:rsidRPr="000822D2">
              <w:t>int (ControlledExit)(..)</w:t>
            </w:r>
          </w:p>
        </w:tc>
        <w:tc>
          <w:tcPr>
            <w:tcW w:w="6514" w:type="dxa"/>
          </w:tcPr>
          <w:p w14:paraId="1F2B44E4" w14:textId="55905392" w:rsidR="0031608D" w:rsidRPr="000822D2" w:rsidRDefault="001D2A83" w:rsidP="00E549F6">
            <w:pPr>
              <w:pStyle w:val="afd"/>
            </w:pPr>
            <w:r w:rsidRPr="000822D2">
              <w:t>Отправляет информацию о контролируемом выходе из моделирования.</w:t>
            </w:r>
          </w:p>
        </w:tc>
      </w:tr>
      <w:tr w:rsidR="0031608D" w:rsidRPr="000822D2" w14:paraId="2A3BCE87" w14:textId="77777777" w:rsidTr="00E549F6">
        <w:tc>
          <w:tcPr>
            <w:tcW w:w="3114" w:type="dxa"/>
          </w:tcPr>
          <w:p w14:paraId="0B90F4A5" w14:textId="2C95F25D" w:rsidR="0031608D" w:rsidRPr="000822D2" w:rsidRDefault="001D2A83" w:rsidP="00E549F6">
            <w:pPr>
              <w:pStyle w:val="afd"/>
            </w:pPr>
            <w:r w:rsidRPr="000822D2">
              <w:t>int (SendData)(..)</w:t>
            </w:r>
          </w:p>
        </w:tc>
        <w:tc>
          <w:tcPr>
            <w:tcW w:w="6514" w:type="dxa"/>
          </w:tcPr>
          <w:p w14:paraId="53060D5F" w14:textId="44B1757C" w:rsidR="0031608D" w:rsidRPr="000822D2" w:rsidRDefault="001D2A83" w:rsidP="00E549F6">
            <w:pPr>
              <w:pStyle w:val="afd"/>
            </w:pPr>
            <w:r w:rsidRPr="000822D2">
              <w:t>Отправляет данные.</w:t>
            </w:r>
          </w:p>
        </w:tc>
      </w:tr>
      <w:tr w:rsidR="0031608D" w:rsidRPr="000822D2" w14:paraId="3707D31E" w14:textId="77777777" w:rsidTr="00E549F6">
        <w:tc>
          <w:tcPr>
            <w:tcW w:w="3114" w:type="dxa"/>
          </w:tcPr>
          <w:p w14:paraId="2102DDC7" w14:textId="5F69C607" w:rsidR="0031608D" w:rsidRPr="000822D2" w:rsidRDefault="001D2A83" w:rsidP="00E549F6">
            <w:pPr>
              <w:pStyle w:val="afd"/>
            </w:pPr>
            <w:r w:rsidRPr="000822D2">
              <w:t>int (SendInitData)(..)</w:t>
            </w:r>
          </w:p>
        </w:tc>
        <w:tc>
          <w:tcPr>
            <w:tcW w:w="6514" w:type="dxa"/>
          </w:tcPr>
          <w:p w14:paraId="0602DDE8" w14:textId="6BAD7F73" w:rsidR="0031608D" w:rsidRPr="000822D2" w:rsidRDefault="001D2A83" w:rsidP="00E549F6">
            <w:pPr>
              <w:pStyle w:val="afd"/>
            </w:pPr>
            <w:r w:rsidRPr="000822D2">
              <w:t>Отправляет данные о векторе инициализации.</w:t>
            </w:r>
          </w:p>
        </w:tc>
      </w:tr>
      <w:tr w:rsidR="0031608D" w:rsidRPr="000822D2" w14:paraId="277FEC35" w14:textId="77777777" w:rsidTr="00E549F6">
        <w:tc>
          <w:tcPr>
            <w:tcW w:w="3114" w:type="dxa"/>
          </w:tcPr>
          <w:p w14:paraId="3DCC081F" w14:textId="563F96C0" w:rsidR="0031608D" w:rsidRPr="000822D2" w:rsidRDefault="001D2A83" w:rsidP="00E549F6">
            <w:pPr>
              <w:pStyle w:val="afd"/>
            </w:pPr>
            <w:r w:rsidRPr="000822D2">
              <w:t>int (BGThreadRunnig)(..)</w:t>
            </w:r>
          </w:p>
        </w:tc>
        <w:tc>
          <w:tcPr>
            <w:tcW w:w="6514" w:type="dxa"/>
          </w:tcPr>
          <w:p w14:paraId="57606141" w14:textId="5595F63B" w:rsidR="0031608D" w:rsidRPr="000822D2" w:rsidRDefault="001D2A83" w:rsidP="00E549F6">
            <w:pPr>
              <w:pStyle w:val="afd"/>
            </w:pPr>
            <w:r w:rsidRPr="000822D2">
              <w:t>Указывает работает ли фоновый поток.</w:t>
            </w:r>
          </w:p>
        </w:tc>
      </w:tr>
    </w:tbl>
    <w:p w14:paraId="71A2494C" w14:textId="77777777" w:rsidR="006F0517" w:rsidRPr="000822D2" w:rsidRDefault="006F0517" w:rsidP="000822D2"/>
    <w:p w14:paraId="66792286" w14:textId="025D1585" w:rsidR="006077C7" w:rsidRPr="000822D2" w:rsidRDefault="00DE2D83" w:rsidP="000822D2">
      <w:r>
        <w:tab/>
      </w:r>
      <w:r w:rsidR="006077C7" w:rsidRPr="000822D2">
        <w:t xml:space="preserve">Входные данные для библиотеки </w:t>
      </w:r>
      <w:r w:rsidR="00DD6A32" w:rsidRPr="000822D2">
        <w:t xml:space="preserve">можно </w:t>
      </w:r>
      <w:r w:rsidR="00A23DBC" w:rsidRPr="000822D2">
        <w:t xml:space="preserve">загрузить из </w:t>
      </w:r>
      <w:r w:rsidR="006077C7" w:rsidRPr="000822D2">
        <w:t>файла требуемого формата</w:t>
      </w:r>
      <w:r w:rsidR="00DD6A32" w:rsidRPr="000822D2">
        <w:t>, либо загру</w:t>
      </w:r>
      <w:r w:rsidR="00A23DBC" w:rsidRPr="000822D2">
        <w:t>жа</w:t>
      </w:r>
      <w:r w:rsidR="00DD6A32" w:rsidRPr="000822D2">
        <w:t>ть построчно</w:t>
      </w:r>
      <w:r w:rsidR="00A23DBC" w:rsidRPr="000822D2">
        <w:t xml:space="preserve"> с помощью команды “circbyline …” пользуясь при этом функцией ngSpice_</w:t>
      </w:r>
      <w:proofErr w:type="gramStart"/>
      <w:r w:rsidR="00A23DBC" w:rsidRPr="000822D2">
        <w:t>Command(</w:t>
      </w:r>
      <w:proofErr w:type="gramEnd"/>
      <w:r w:rsidR="00A23DBC" w:rsidRPr="000822D2">
        <w:t>“circbyline …”)</w:t>
      </w:r>
      <w:r w:rsidR="00DD6A32" w:rsidRPr="000822D2">
        <w:t>, либо записать в массив строки</w:t>
      </w:r>
      <w:r w:rsidR="00A23DBC" w:rsidRPr="000822D2">
        <w:t xml:space="preserve"> circarray и воспользоваться функцией ngSpice_Circ(circarray).</w:t>
      </w:r>
      <w:r w:rsidR="0031608D" w:rsidRPr="000822D2">
        <w:t xml:space="preserve"> </w:t>
      </w:r>
      <w:r w:rsidR="001B7E36" w:rsidRPr="000822D2">
        <w:t>Входной файл</w:t>
      </w:r>
      <w:r w:rsidR="006077C7" w:rsidRPr="000822D2">
        <w:t xml:space="preserve"> </w:t>
      </w:r>
      <w:r w:rsidR="001B7E36" w:rsidRPr="000822D2">
        <w:t xml:space="preserve">должен иметь расширение *.cir и должен следовать </w:t>
      </w:r>
      <w:r w:rsidR="00CC4C30" w:rsidRPr="000822D2">
        <w:t>SPICE</w:t>
      </w:r>
      <w:r w:rsidR="001B7E36" w:rsidRPr="000822D2">
        <w:t xml:space="preserve"> формату</w:t>
      </w:r>
      <w:r w:rsidR="00CC4C30" w:rsidRPr="000822D2">
        <w:t>:</w:t>
      </w:r>
    </w:p>
    <w:p w14:paraId="5062FDA3" w14:textId="77777777" w:rsidR="001B7E36" w:rsidRPr="000822D2" w:rsidRDefault="001B7E36" w:rsidP="00E549F6">
      <w:pPr>
        <w:pStyle w:val="af8"/>
        <w:ind w:left="708"/>
      </w:pPr>
      <w:r w:rsidRPr="000822D2">
        <w:t xml:space="preserve">TITLE </w:t>
      </w:r>
    </w:p>
    <w:p w14:paraId="21FDF994" w14:textId="77777777" w:rsidR="001B7E36" w:rsidRPr="000822D2" w:rsidRDefault="001B7E36" w:rsidP="00E549F6">
      <w:pPr>
        <w:pStyle w:val="af8"/>
        <w:ind w:left="708"/>
      </w:pPr>
      <w:r w:rsidRPr="000822D2">
        <w:t xml:space="preserve">ELEMENT DESCRIPTIONS </w:t>
      </w:r>
    </w:p>
    <w:p w14:paraId="30F55E94" w14:textId="77777777" w:rsidR="001B7E36" w:rsidRPr="000822D2" w:rsidRDefault="001B7E36" w:rsidP="00E549F6">
      <w:pPr>
        <w:pStyle w:val="af8"/>
        <w:ind w:left="708"/>
      </w:pPr>
      <w:proofErr w:type="gramStart"/>
      <w:r w:rsidRPr="000822D2">
        <w:t>.MODEL</w:t>
      </w:r>
      <w:proofErr w:type="gramEnd"/>
      <w:r w:rsidRPr="000822D2">
        <w:t xml:space="preserve"> STATEMENTS </w:t>
      </w:r>
    </w:p>
    <w:p w14:paraId="3855F189" w14:textId="77777777" w:rsidR="001B7E36" w:rsidRPr="000822D2" w:rsidRDefault="001B7E36" w:rsidP="00E549F6">
      <w:pPr>
        <w:pStyle w:val="af8"/>
        <w:ind w:left="708"/>
      </w:pPr>
      <w:r w:rsidRPr="000822D2">
        <w:t xml:space="preserve">ANALYSIS COMMANDS </w:t>
      </w:r>
    </w:p>
    <w:p w14:paraId="3DD59274" w14:textId="77777777" w:rsidR="001B7E36" w:rsidRPr="00F41BE5" w:rsidRDefault="001B7E36" w:rsidP="00E549F6">
      <w:pPr>
        <w:pStyle w:val="af8"/>
        <w:ind w:left="708"/>
        <w:rPr>
          <w:lang w:val="ru-RU"/>
        </w:rPr>
      </w:pPr>
      <w:r w:rsidRPr="000822D2">
        <w:t>OUTPUT</w:t>
      </w:r>
      <w:r w:rsidRPr="00F41BE5">
        <w:rPr>
          <w:lang w:val="ru-RU"/>
        </w:rPr>
        <w:t xml:space="preserve"> </w:t>
      </w:r>
      <w:r w:rsidRPr="000822D2">
        <w:t>COMMANDS</w:t>
      </w:r>
      <w:r w:rsidRPr="00F41BE5">
        <w:rPr>
          <w:lang w:val="ru-RU"/>
        </w:rPr>
        <w:t xml:space="preserve"> </w:t>
      </w:r>
    </w:p>
    <w:p w14:paraId="7AA9AA2C" w14:textId="2F7F04BF" w:rsidR="001B7E36" w:rsidRPr="00F41BE5" w:rsidRDefault="001B7E36" w:rsidP="00E549F6">
      <w:pPr>
        <w:pStyle w:val="af8"/>
        <w:ind w:left="708"/>
        <w:rPr>
          <w:lang w:val="ru-RU"/>
        </w:rPr>
      </w:pPr>
      <w:proofErr w:type="gramStart"/>
      <w:r w:rsidRPr="00F41BE5">
        <w:rPr>
          <w:lang w:val="ru-RU"/>
        </w:rPr>
        <w:t>.</w:t>
      </w:r>
      <w:r w:rsidRPr="000822D2">
        <w:t>END</w:t>
      </w:r>
      <w:proofErr w:type="gramEnd"/>
    </w:p>
    <w:p w14:paraId="269BB438" w14:textId="77777777" w:rsidR="00E549F6" w:rsidRDefault="00DE2D83" w:rsidP="000822D2">
      <w:r>
        <w:tab/>
      </w:r>
    </w:p>
    <w:p w14:paraId="2463CD74" w14:textId="77777777" w:rsidR="00E549F6" w:rsidRDefault="00E549F6">
      <w:pPr>
        <w:tabs>
          <w:tab w:val="clear" w:pos="709"/>
        </w:tabs>
        <w:spacing w:after="160" w:line="259" w:lineRule="auto"/>
        <w:jc w:val="left"/>
      </w:pPr>
      <w:r>
        <w:br w:type="page"/>
      </w:r>
    </w:p>
    <w:p w14:paraId="42CB0864" w14:textId="3E5D827D" w:rsidR="001B7E36" w:rsidRPr="000822D2" w:rsidRDefault="001B7E36" w:rsidP="000822D2">
      <w:r w:rsidRPr="000822D2">
        <w:lastRenderedPageBreak/>
        <w:t>Формат описания элементов схемы:</w:t>
      </w:r>
    </w:p>
    <w:p w14:paraId="3793BC1D" w14:textId="5344BEF3" w:rsidR="001B7E36" w:rsidRPr="000822D2" w:rsidRDefault="00DE2D83" w:rsidP="00DE2D83">
      <w:pPr>
        <w:pStyle w:val="af8"/>
      </w:pPr>
      <w:r w:rsidRPr="00F41BE5">
        <w:rPr>
          <w:lang w:val="ru-RU"/>
        </w:rPr>
        <w:tab/>
      </w:r>
      <w:r w:rsidR="001B7E36" w:rsidRPr="000822D2">
        <w:t>&lt;letter&gt;&lt;name&gt; &lt;n1&gt;&lt;n2&gt; …[mname] [parvals]</w:t>
      </w:r>
      <w:r w:rsidR="00CC4C30" w:rsidRPr="000822D2">
        <w:t>,</w:t>
      </w:r>
    </w:p>
    <w:p w14:paraId="20F0BB02" w14:textId="4D7848A2" w:rsidR="001B7E36" w:rsidRPr="000822D2" w:rsidRDefault="00DE2D83" w:rsidP="000822D2">
      <w:r w:rsidRPr="00F41BE5">
        <w:rPr>
          <w:lang w:val="en-US"/>
        </w:rPr>
        <w:tab/>
      </w:r>
      <w:r w:rsidR="001B7E36" w:rsidRPr="000822D2">
        <w:t xml:space="preserve">где &lt;letter&gt; </w:t>
      </w:r>
      <w:r w:rsidR="0031608D" w:rsidRPr="000822D2">
        <w:t>–</w:t>
      </w:r>
      <w:r w:rsidR="001B7E36" w:rsidRPr="000822D2">
        <w:t xml:space="preserve"> строка, указывающая тип элемента(копмонента)</w:t>
      </w:r>
      <w:r w:rsidR="00CC4C30" w:rsidRPr="000822D2">
        <w:t>;</w:t>
      </w:r>
    </w:p>
    <w:p w14:paraId="61058749" w14:textId="05130A90" w:rsidR="001B7E36" w:rsidRPr="000822D2" w:rsidRDefault="00DE2D83" w:rsidP="000822D2">
      <w:r>
        <w:tab/>
      </w:r>
      <w:r w:rsidR="001B7E36" w:rsidRPr="000822D2">
        <w:t xml:space="preserve">&lt;name&gt; </w:t>
      </w:r>
      <w:r w:rsidR="0031608D" w:rsidRPr="000822D2">
        <w:t>–</w:t>
      </w:r>
      <w:r w:rsidR="001B7E36" w:rsidRPr="000822D2">
        <w:t xml:space="preserve"> уникальный порядковый номер компоненты</w:t>
      </w:r>
      <w:r w:rsidR="00CC4C30" w:rsidRPr="000822D2">
        <w:t>;</w:t>
      </w:r>
    </w:p>
    <w:p w14:paraId="5AB4F930" w14:textId="32DBE725" w:rsidR="001B7E36" w:rsidRPr="000822D2" w:rsidRDefault="00DE2D83" w:rsidP="000822D2">
      <w:r>
        <w:tab/>
      </w:r>
      <w:r w:rsidR="001B7E36" w:rsidRPr="000822D2">
        <w:t xml:space="preserve">&lt;ni&gt; </w:t>
      </w:r>
      <w:r w:rsidR="0031608D" w:rsidRPr="000822D2">
        <w:t>–</w:t>
      </w:r>
      <w:r w:rsidR="001B7E36" w:rsidRPr="000822D2">
        <w:t xml:space="preserve"> номер узла</w:t>
      </w:r>
      <w:r w:rsidR="00CC4C30" w:rsidRPr="000822D2">
        <w:t>;</w:t>
      </w:r>
    </w:p>
    <w:p w14:paraId="66F8A243" w14:textId="0634707F" w:rsidR="001B7E36" w:rsidRPr="000822D2" w:rsidRDefault="00DE2D83" w:rsidP="000822D2">
      <w:r>
        <w:tab/>
      </w:r>
      <w:r w:rsidR="001B7E36" w:rsidRPr="000822D2">
        <w:t>[mname] – имя модели</w:t>
      </w:r>
      <w:r w:rsidR="00CC4C30" w:rsidRPr="000822D2">
        <w:t>;</w:t>
      </w:r>
    </w:p>
    <w:p w14:paraId="7151C325" w14:textId="04AC0924" w:rsidR="001B7E36" w:rsidRPr="000822D2" w:rsidRDefault="00DE2D83" w:rsidP="000822D2">
      <w:r>
        <w:tab/>
      </w:r>
      <w:r w:rsidR="001B7E36" w:rsidRPr="000822D2">
        <w:t>[parvals] – некоторые опциональные значения параметров</w:t>
      </w:r>
      <w:r w:rsidR="00CC4C30" w:rsidRPr="000822D2">
        <w:t>.</w:t>
      </w:r>
    </w:p>
    <w:p w14:paraId="79F1FC23" w14:textId="14437117" w:rsidR="001D2A83" w:rsidRDefault="00DE2D83" w:rsidP="000822D2">
      <w:r>
        <w:tab/>
      </w:r>
      <w:r w:rsidR="006F0517" w:rsidRPr="000822D2">
        <w:t>После того, как моделирование было закончено, воспользовавшись командами write или wrdata</w:t>
      </w:r>
      <w:r w:rsidR="00CC4C30" w:rsidRPr="000822D2">
        <w:t xml:space="preserve"> данные </w:t>
      </w:r>
      <w:r w:rsidR="0031608D" w:rsidRPr="000822D2">
        <w:t xml:space="preserve">можно </w:t>
      </w:r>
      <w:r w:rsidR="00CC4C30" w:rsidRPr="000822D2">
        <w:t>запис</w:t>
      </w:r>
      <w:r w:rsidR="0031608D" w:rsidRPr="000822D2">
        <w:t xml:space="preserve">ать </w:t>
      </w:r>
      <w:r w:rsidR="006F0517" w:rsidRPr="000822D2">
        <w:t xml:space="preserve">в файл. А </w:t>
      </w:r>
      <w:r w:rsidR="0031608D" w:rsidRPr="000822D2">
        <w:t>можно вызвать</w:t>
      </w:r>
      <w:r w:rsidR="006F0517" w:rsidRPr="000822D2">
        <w:t xml:space="preserve"> команду print </w:t>
      </w:r>
      <w:r w:rsidR="0031608D" w:rsidRPr="000822D2">
        <w:t>для получения данных</w:t>
      </w:r>
      <w:r w:rsidR="006F0517" w:rsidRPr="000822D2">
        <w:t xml:space="preserve"> через функцию обратного вызова SendChar, одним из параметров которого являетс</w:t>
      </w:r>
      <w:r w:rsidR="00E549F6">
        <w:t>я указатель на массив символов.</w:t>
      </w:r>
    </w:p>
    <w:p w14:paraId="7A5641BD" w14:textId="0583C2C7" w:rsidR="00E549F6" w:rsidRDefault="00E549F6">
      <w:pPr>
        <w:tabs>
          <w:tab w:val="clear" w:pos="709"/>
        </w:tabs>
        <w:spacing w:after="160" w:line="259" w:lineRule="auto"/>
        <w:jc w:val="left"/>
      </w:pPr>
    </w:p>
    <w:p w14:paraId="43E0C29E" w14:textId="44E40072" w:rsidR="001D2A83" w:rsidRPr="00DE2D83" w:rsidRDefault="001D2A83" w:rsidP="00EA7695">
      <w:pPr>
        <w:ind w:firstLine="709"/>
        <w:rPr>
          <w:b/>
        </w:rPr>
      </w:pPr>
      <w:r w:rsidRPr="00DE2D83">
        <w:rPr>
          <w:b/>
        </w:rPr>
        <w:t>Выводы</w:t>
      </w:r>
    </w:p>
    <w:p w14:paraId="1AECEA5C" w14:textId="2237ADAD" w:rsidR="001D2A83" w:rsidRPr="000822D2" w:rsidRDefault="00DE2D83" w:rsidP="000822D2">
      <w:r>
        <w:tab/>
      </w:r>
      <w:r w:rsidR="00AC7789" w:rsidRPr="000822D2">
        <w:t>API Ngspice позволяет использовать весь функционал, который имеет данный симулятор электронных схем. Работа с входными и выходными данными осуществляется с помощью символьных типов данных.</w:t>
      </w:r>
    </w:p>
    <w:p w14:paraId="49FBE489" w14:textId="6F7C4F95" w:rsidR="00FD40FA" w:rsidRPr="000822D2" w:rsidRDefault="00FD40FA" w:rsidP="000822D2">
      <w:r w:rsidRPr="000822D2">
        <w:br w:type="page"/>
      </w:r>
    </w:p>
    <w:p w14:paraId="0087C108" w14:textId="11280A58" w:rsidR="00FD40FA" w:rsidRPr="000822D2" w:rsidRDefault="00FD40FA" w:rsidP="00DE2D83">
      <w:pPr>
        <w:pStyle w:val="1"/>
      </w:pPr>
      <w:bookmarkStart w:id="24" w:name="_Toc484723181"/>
      <w:r w:rsidRPr="000822D2">
        <w:lastRenderedPageBreak/>
        <w:t>Подключение выбранной библиотеки к проекту .NET С#</w:t>
      </w:r>
      <w:bookmarkEnd w:id="24"/>
    </w:p>
    <w:p w14:paraId="2B6E6020" w14:textId="0D4ADC33" w:rsidR="00666C66" w:rsidRPr="000822D2" w:rsidRDefault="00DE2D83" w:rsidP="000822D2">
      <w:r>
        <w:tab/>
      </w:r>
      <w:r w:rsidR="00666C66" w:rsidRPr="000822D2">
        <w:t>На сегодняшний день стала очень популярна платформа .Net Framework и язык C#. На ней пишутся приложения, игры, инструменты [</w:t>
      </w:r>
      <w:r w:rsidR="00636E6C">
        <w:fldChar w:fldCharType="begin"/>
      </w:r>
      <w:r w:rsidR="00636E6C">
        <w:instrText xml:space="preserve"> REF _Ref484723763 \r \h </w:instrText>
      </w:r>
      <w:r w:rsidR="00636E6C">
        <w:fldChar w:fldCharType="separate"/>
      </w:r>
      <w:r w:rsidR="00636E6C">
        <w:t>15</w:t>
      </w:r>
      <w:r w:rsidR="00636E6C">
        <w:fldChar w:fldCharType="end"/>
      </w:r>
      <w:r w:rsidR="005730F8" w:rsidRPr="000822D2">
        <w:t>]</w:t>
      </w:r>
      <w:r w:rsidR="00666C66" w:rsidRPr="000822D2">
        <w:t>. Язык программирования C# является наиболее гибким языком, реализующий быструю и удобную работу с формами. Однако существует много кода, написанного на Cи или C++, который часто нужно использовать с C# проектах.</w:t>
      </w:r>
    </w:p>
    <w:p w14:paraId="446A6804" w14:textId="2ECAF280" w:rsidR="00666C66" w:rsidRPr="000822D2" w:rsidRDefault="00DE2D83" w:rsidP="000822D2">
      <w:r>
        <w:tab/>
      </w:r>
      <w:r w:rsidR="00666C66" w:rsidRPr="000822D2">
        <w:t>Это могут быть математические библиотеки, код оставшийся от прошлых проектов или другой проект, для которого нужно сделать графический интерфейс.</w:t>
      </w:r>
    </w:p>
    <w:p w14:paraId="41254ABA" w14:textId="41845FC5" w:rsidR="00666C66" w:rsidRPr="000822D2" w:rsidRDefault="00DE2D83" w:rsidP="000822D2">
      <w:r>
        <w:tab/>
      </w:r>
      <w:r w:rsidR="0056228E" w:rsidRPr="000822D2">
        <w:t>В данно</w:t>
      </w:r>
      <w:r w:rsidR="00AC7789" w:rsidRPr="000822D2">
        <w:t>й главе</w:t>
      </w:r>
      <w:r w:rsidR="00666C66" w:rsidRPr="000822D2">
        <w:t xml:space="preserve"> рассмотрены методы, как интегрировать машинный код в C# проект и успешно его развивать. В качестве интегрированной среды разработки используется Microsoft Visual Studio.</w:t>
      </w:r>
    </w:p>
    <w:p w14:paraId="6974AF3C" w14:textId="46FBACA6" w:rsidR="00666C66" w:rsidRPr="000822D2" w:rsidRDefault="00666C66" w:rsidP="000822D2"/>
    <w:p w14:paraId="3C7385D6" w14:textId="2F268803" w:rsidR="00666C66" w:rsidRPr="000822D2" w:rsidRDefault="00666C66" w:rsidP="00322A4C">
      <w:pPr>
        <w:pStyle w:val="2"/>
      </w:pPr>
      <w:bookmarkStart w:id="25" w:name="_Toc484050452"/>
      <w:bookmarkStart w:id="26" w:name="_Toc484723182"/>
      <w:r w:rsidRPr="000822D2">
        <w:t>Методы интеграции машинного кода в .NET C#</w:t>
      </w:r>
      <w:bookmarkEnd w:id="25"/>
      <w:bookmarkEnd w:id="26"/>
    </w:p>
    <w:p w14:paraId="36E231F1" w14:textId="18CBD2F1" w:rsidR="00666C66" w:rsidRPr="000822D2" w:rsidRDefault="00322A4C" w:rsidP="000822D2">
      <w:r>
        <w:tab/>
      </w:r>
      <w:r w:rsidR="00666C66" w:rsidRPr="000822D2">
        <w:t>Для начала необходимо определить понятия управляемого и неуправляемого кода. Управляемый код (англ. managed code) – термин, введённый фирмой Microsoft, для обозначения кода программы, исполняемой под «управлением» виртуальной машины .NET – Common Language Runtime (CLR) или Mono. При этом машинный код называется неуправляемым кодом (англ. unmanaged code)</w:t>
      </w:r>
      <w:r w:rsidR="0056228E" w:rsidRPr="000822D2">
        <w:t xml:space="preserve"> [</w:t>
      </w:r>
      <w:r w:rsidR="00636E6C">
        <w:fldChar w:fldCharType="begin"/>
      </w:r>
      <w:r w:rsidR="00636E6C">
        <w:instrText xml:space="preserve"> REF _Ref484723787 \r \h </w:instrText>
      </w:r>
      <w:r w:rsidR="00636E6C">
        <w:fldChar w:fldCharType="separate"/>
      </w:r>
      <w:r w:rsidR="00636E6C">
        <w:t>16</w:t>
      </w:r>
      <w:r w:rsidR="00636E6C">
        <w:fldChar w:fldCharType="end"/>
      </w:r>
      <w:r w:rsidR="0056228E" w:rsidRPr="000822D2">
        <w:t>]</w:t>
      </w:r>
      <w:r w:rsidR="00666C66" w:rsidRPr="000822D2">
        <w:t>. В общем случае при написании С#-программы создается управляемый код.</w:t>
      </w:r>
    </w:p>
    <w:p w14:paraId="1EA2C42B" w14:textId="64A958BA" w:rsidR="00666C66" w:rsidRPr="000822D2" w:rsidRDefault="00322A4C" w:rsidP="000822D2">
      <w:r>
        <w:tab/>
      </w:r>
      <w:r w:rsidR="00D740BF" w:rsidRPr="000822D2">
        <w:t>Основная часть</w:t>
      </w:r>
      <w:r w:rsidR="00666C66" w:rsidRPr="000822D2">
        <w:t xml:space="preserve"> выбранно</w:t>
      </w:r>
      <w:r w:rsidR="00D740BF" w:rsidRPr="000822D2">
        <w:t>го</w:t>
      </w:r>
      <w:r w:rsidR="00666C66" w:rsidRPr="000822D2">
        <w:t xml:space="preserve"> симулятора электронных схем – Ngspice реализована на языке Си, в том числе и динамически подключаемая библиотека, которая является интерфейсом прикладного программирования (API) симулятора. Соответственно, API у Ngspice является неуправляемым кодом.</w:t>
      </w:r>
    </w:p>
    <w:p w14:paraId="654C6263" w14:textId="2316BA97" w:rsidR="00666C66" w:rsidRPr="000822D2" w:rsidRDefault="00322A4C" w:rsidP="000822D2">
      <w:r>
        <w:tab/>
      </w:r>
      <w:r w:rsidR="00666C66" w:rsidRPr="000822D2">
        <w:t>Существуют два способа интеграции неуправляемого кода в C# проект.</w:t>
      </w:r>
    </w:p>
    <w:p w14:paraId="3E6755B8" w14:textId="77777777" w:rsidR="00666C66" w:rsidRPr="000822D2" w:rsidRDefault="00666C66" w:rsidP="00322A4C">
      <w:pPr>
        <w:pStyle w:val="a5"/>
        <w:numPr>
          <w:ilvl w:val="0"/>
          <w:numId w:val="23"/>
        </w:numPr>
      </w:pPr>
      <w:r w:rsidRPr="000822D2">
        <w:t>Сделать обертку на языке C++/CLI.</w:t>
      </w:r>
    </w:p>
    <w:p w14:paraId="1D5040F3" w14:textId="77777777" w:rsidR="00666C66" w:rsidRPr="000822D2" w:rsidRDefault="00666C66" w:rsidP="00322A4C">
      <w:pPr>
        <w:pStyle w:val="a5"/>
        <w:numPr>
          <w:ilvl w:val="0"/>
          <w:numId w:val="23"/>
        </w:numPr>
      </w:pPr>
      <w:r w:rsidRPr="000822D2">
        <w:t>Использовать механизм Platform Invoke.</w:t>
      </w:r>
    </w:p>
    <w:p w14:paraId="490A6CDD" w14:textId="6FE42A68" w:rsidR="00666C66" w:rsidRPr="000822D2" w:rsidRDefault="00666C66" w:rsidP="00AE2080">
      <w:pPr>
        <w:pStyle w:val="3"/>
      </w:pPr>
      <w:bookmarkStart w:id="27" w:name="_Toc484050453"/>
      <w:bookmarkStart w:id="28" w:name="_Toc484723183"/>
      <w:r w:rsidRPr="000822D2">
        <w:lastRenderedPageBreak/>
        <w:t>Язык С++/CLI</w:t>
      </w:r>
      <w:bookmarkEnd w:id="27"/>
      <w:bookmarkEnd w:id="28"/>
    </w:p>
    <w:p w14:paraId="2FFF358D" w14:textId="72939720" w:rsidR="00666C66" w:rsidRPr="000822D2" w:rsidRDefault="00322A4C" w:rsidP="000822D2">
      <w:r>
        <w:tab/>
      </w:r>
      <w:r w:rsidR="00666C66" w:rsidRPr="000822D2">
        <w:t>C++/CLI – промежуточный язык для склеивания кода на C/C++ и .NET.</w:t>
      </w:r>
    </w:p>
    <w:p w14:paraId="6CB61ED6" w14:textId="1B32030F" w:rsidR="00666C66" w:rsidRPr="000822D2" w:rsidRDefault="00322A4C" w:rsidP="000822D2">
      <w:r>
        <w:tab/>
      </w:r>
      <w:r w:rsidR="00666C66" w:rsidRPr="000822D2">
        <w:t>Это идеальный язык для генерации связующего кода между управляемым и неуправляемыми средами исполнения, поскольку он позволяет генерировать код для обоих сред и генерирует код перехода, избавляя разработчиков от необходимости склеивать что-то вручную [</w:t>
      </w:r>
      <w:r w:rsidR="00636E6C">
        <w:fldChar w:fldCharType="begin"/>
      </w:r>
      <w:r w:rsidR="00636E6C">
        <w:instrText xml:space="preserve"> REF _Ref484723798 \r \h </w:instrText>
      </w:r>
      <w:r w:rsidR="00636E6C">
        <w:fldChar w:fldCharType="separate"/>
      </w:r>
      <w:r w:rsidR="00636E6C">
        <w:t>17</w:t>
      </w:r>
      <w:r w:rsidR="00636E6C">
        <w:fldChar w:fldCharType="end"/>
      </w:r>
      <w:r w:rsidR="00666C66" w:rsidRPr="000822D2">
        <w:t>]. Суффикс CLI – обозначает то, что язык реализует спецификацию Common Language Infrastructure, т.е. является полноправным членом семейства языков платформы .NET.</w:t>
      </w:r>
    </w:p>
    <w:p w14:paraId="21C9F5EC" w14:textId="59D646F4" w:rsidR="00666C66" w:rsidRPr="000822D2" w:rsidRDefault="00322A4C" w:rsidP="000822D2">
      <w:r>
        <w:tab/>
      </w:r>
      <w:r w:rsidR="00666C66" w:rsidRPr="000822D2">
        <w:t>Есть множество ситуаций, требующих написания обёртки над библиотекой. Можно создавать обёртку для библиотеки, чей код можно изменять [</w:t>
      </w:r>
      <w:r w:rsidR="00636E6C">
        <w:fldChar w:fldCharType="begin"/>
      </w:r>
      <w:r w:rsidR="00636E6C">
        <w:instrText xml:space="preserve"> REF _Ref484723825 \r \h </w:instrText>
      </w:r>
      <w:r w:rsidR="00636E6C">
        <w:fldChar w:fldCharType="separate"/>
      </w:r>
      <w:r w:rsidR="00636E6C">
        <w:t>18</w:t>
      </w:r>
      <w:r w:rsidR="00636E6C">
        <w:fldChar w:fldCharType="end"/>
      </w:r>
      <w:r w:rsidR="00666C66" w:rsidRPr="000822D2">
        <w:t xml:space="preserve">]. Можно оборачивать часть Win32 API, обёртка для которой отсутствует в </w:t>
      </w:r>
      <w:r w:rsidRPr="000822D2">
        <w:t xml:space="preserve">Framework Class Library </w:t>
      </w:r>
      <w:r>
        <w:t>(</w:t>
      </w:r>
      <w:r w:rsidR="00666C66" w:rsidRPr="000822D2">
        <w:t>FCL</w:t>
      </w:r>
      <w:r>
        <w:t>)</w:t>
      </w:r>
      <w:r w:rsidR="00666C66" w:rsidRPr="000822D2">
        <w:t xml:space="preserve">. Возможно, создаётся обёртка для сторонней библиотеки. Библиотека </w:t>
      </w:r>
      <w:proofErr w:type="gramStart"/>
      <w:r w:rsidR="00666C66" w:rsidRPr="000822D2">
        <w:t>может быть</w:t>
      </w:r>
      <w:proofErr w:type="gramEnd"/>
      <w:r w:rsidR="00666C66" w:rsidRPr="000822D2">
        <w:t xml:space="preserve"> как статической, так и динамической (DLL). Более того, это </w:t>
      </w:r>
      <w:proofErr w:type="gramStart"/>
      <w:r w:rsidR="00666C66" w:rsidRPr="000822D2">
        <w:t>может быть</w:t>
      </w:r>
      <w:proofErr w:type="gramEnd"/>
      <w:r w:rsidR="00666C66" w:rsidRPr="000822D2">
        <w:t xml:space="preserve"> как C, так и C++ библиотека. Эт</w:t>
      </w:r>
      <w:r w:rsidR="00176520" w:rsidRPr="000822D2">
        <w:t>от раздел</w:t>
      </w:r>
      <w:r w:rsidR="00666C66" w:rsidRPr="000822D2">
        <w:t xml:space="preserve"> содержит практические рекомендации, общие советы и решения для нескольких конкретных проблем.</w:t>
      </w:r>
    </w:p>
    <w:p w14:paraId="5BEC3414" w14:textId="2840601C" w:rsidR="00666C66" w:rsidRPr="000822D2" w:rsidRDefault="00322A4C" w:rsidP="000822D2">
      <w:r>
        <w:tab/>
      </w:r>
      <w:r w:rsidR="00666C66" w:rsidRPr="000822D2">
        <w:t>Одной из основных целей при создании .NET было обеспечение взаимодействия разных языков. Если вы создаёте обёртку для нативной библиотеки, то возможность взаимодействия с разными языками приобретает особенную важность, поскольку разработчики, использующие библиотеку, скорее всего, будут использовать C# или другие языки .NET. Common Language Infrastructure (CLI) – это основа спецификации. Важной частью этой спецификации является Common Type System (CTS). Хотя все языки .NET основываются на общей системе типов, не все языки поддерживают все возможности этой системы.</w:t>
      </w:r>
    </w:p>
    <w:p w14:paraId="0F96B8D6" w14:textId="2882FE2B" w:rsidR="00666C66" w:rsidRPr="000822D2" w:rsidRDefault="00322A4C" w:rsidP="000822D2">
      <w:r>
        <w:tab/>
      </w:r>
      <w:r w:rsidR="00666C66" w:rsidRPr="000822D2">
        <w:t xml:space="preserve">Чтобы чётко определить, смогут ли языки взаимодействовать между собой, CLI содержит Common Language Specification (CLS). CLS — это контракт между разработчиками, использующими языки .NET, и разработчиками библиотек, которые можно использовать из разных языков. CLS задаёт </w:t>
      </w:r>
      <w:r w:rsidR="00666C66" w:rsidRPr="000822D2">
        <w:lastRenderedPageBreak/>
        <w:t>минимальный набор возможностей, который обязан поддерживать каждый язык .NET. Чтобы библиотеку можно было использовать из любого языка .NET, соответствующего CLS, возможности языка, используемые в публичном интерфейсе библиотеки, должны быть ограничены возможностями CLS. Под публичным интерфейсом библиотеки понимаются все типы с видимостью public, определённые в сборке, и все члены таких типов с видимостью public, public protected или protected.</w:t>
      </w:r>
    </w:p>
    <w:p w14:paraId="243DADDB" w14:textId="1BD6CCF4" w:rsidR="00666C66" w:rsidRPr="000822D2" w:rsidRDefault="00322A4C" w:rsidP="000822D2">
      <w:r>
        <w:tab/>
      </w:r>
      <w:r w:rsidR="00666C66" w:rsidRPr="000822D2">
        <w:t>Можно использовать атрибут CLSCompliantAttribute, чтобы обозначить тип или его член как соответствующий CLS. По умолчанию, не помеченные этим атрибутом типы считаются не соответствующими CLS. Если вы примените этот атрибут на уровне сборки, то по умолчанию все типы будут считаться соответствующими CLS. Следующий пример показывает, как применять этот атрибут к сборкам и типам:</w:t>
      </w:r>
    </w:p>
    <w:p w14:paraId="4D1F2992" w14:textId="6E7F87C0" w:rsidR="00666C66" w:rsidRPr="00322A4C" w:rsidRDefault="00322A4C" w:rsidP="008A6BBE">
      <w:pPr>
        <w:pStyle w:val="af8"/>
        <w:ind w:left="708"/>
        <w:rPr>
          <w:lang w:val="ru-RU"/>
        </w:rPr>
      </w:pPr>
      <w:r>
        <w:rPr>
          <w:lang w:val="ru-RU"/>
        </w:rPr>
        <w:tab/>
      </w:r>
      <w:r w:rsidR="00666C66" w:rsidRPr="00322A4C">
        <w:rPr>
          <w:lang w:val="ru-RU"/>
        </w:rPr>
        <w:t>[</w:t>
      </w:r>
      <w:r w:rsidR="00666C66" w:rsidRPr="000822D2">
        <w:t>assembly</w:t>
      </w:r>
      <w:r w:rsidR="00666C66" w:rsidRPr="00322A4C">
        <w:rPr>
          <w:lang w:val="ru-RU"/>
        </w:rPr>
        <w:t xml:space="preserve">: </w:t>
      </w:r>
      <w:r w:rsidR="00666C66" w:rsidRPr="000822D2">
        <w:t>CLSCompliant</w:t>
      </w:r>
      <w:r w:rsidR="00666C66" w:rsidRPr="00322A4C">
        <w:rPr>
          <w:lang w:val="ru-RU"/>
        </w:rPr>
        <w:t>(</w:t>
      </w:r>
      <w:r w:rsidR="00666C66" w:rsidRPr="000822D2">
        <w:t>true</w:t>
      </w:r>
      <w:r w:rsidR="00666C66" w:rsidRPr="00322A4C">
        <w:rPr>
          <w:lang w:val="ru-RU"/>
        </w:rPr>
        <w:t>)</w:t>
      </w:r>
      <w:proofErr w:type="gramStart"/>
      <w:r w:rsidR="00666C66" w:rsidRPr="00322A4C">
        <w:rPr>
          <w:lang w:val="ru-RU"/>
        </w:rPr>
        <w:t>];  /</w:t>
      </w:r>
      <w:proofErr w:type="gramEnd"/>
      <w:r w:rsidR="00666C66" w:rsidRPr="00322A4C">
        <w:rPr>
          <w:lang w:val="ru-RU"/>
        </w:rPr>
        <w:t xml:space="preserve">/ типы с видимостью </w:t>
      </w:r>
      <w:r w:rsidR="00666C66" w:rsidRPr="000822D2">
        <w:t>public</w:t>
      </w:r>
      <w:r w:rsidR="00666C66" w:rsidRPr="00322A4C">
        <w:rPr>
          <w:lang w:val="ru-RU"/>
        </w:rPr>
        <w:t xml:space="preserve"> соответствуют </w:t>
      </w:r>
      <w:r w:rsidR="00666C66" w:rsidRPr="000822D2">
        <w:t>CLS</w:t>
      </w:r>
      <w:r w:rsidR="00666C66" w:rsidRPr="00322A4C">
        <w:rPr>
          <w:lang w:val="ru-RU"/>
        </w:rPr>
        <w:t>, если не указано иное</w:t>
      </w:r>
    </w:p>
    <w:p w14:paraId="3F8A9AC9" w14:textId="77777777" w:rsidR="00666C66" w:rsidRPr="00322A4C" w:rsidRDefault="00666C66" w:rsidP="008A6BBE">
      <w:pPr>
        <w:pStyle w:val="af8"/>
        <w:ind w:left="708"/>
        <w:rPr>
          <w:lang w:val="ru-RU"/>
        </w:rPr>
      </w:pPr>
    </w:p>
    <w:p w14:paraId="4360D534" w14:textId="77777777" w:rsidR="00666C66" w:rsidRPr="000822D2" w:rsidRDefault="00666C66" w:rsidP="008A6BBE">
      <w:pPr>
        <w:pStyle w:val="af8"/>
        <w:ind w:left="708"/>
      </w:pPr>
      <w:r w:rsidRPr="000822D2">
        <w:t>namespace ManagedWrapper</w:t>
      </w:r>
    </w:p>
    <w:p w14:paraId="74E010F7" w14:textId="77777777" w:rsidR="00666C66" w:rsidRPr="000822D2" w:rsidRDefault="00666C66" w:rsidP="008A6BBE">
      <w:pPr>
        <w:pStyle w:val="af8"/>
        <w:ind w:left="708"/>
      </w:pPr>
      <w:r w:rsidRPr="000822D2">
        <w:t>{</w:t>
      </w:r>
    </w:p>
    <w:p w14:paraId="52F7D535" w14:textId="40B13C25" w:rsidR="00666C66" w:rsidRPr="000822D2" w:rsidRDefault="00666C66" w:rsidP="008A6BBE">
      <w:pPr>
        <w:pStyle w:val="af8"/>
        <w:ind w:left="1416"/>
      </w:pPr>
      <w:r w:rsidRPr="000822D2">
        <w:t>public ref class SampleCipher sealed</w:t>
      </w:r>
    </w:p>
    <w:p w14:paraId="08BB274D" w14:textId="55B18662" w:rsidR="00666C66" w:rsidRPr="000822D2" w:rsidRDefault="00666C66" w:rsidP="008A6BBE">
      <w:pPr>
        <w:pStyle w:val="af8"/>
        <w:ind w:left="1416"/>
      </w:pPr>
    </w:p>
    <w:p w14:paraId="0EDF6EAC" w14:textId="632DD1AE" w:rsidR="00666C66" w:rsidRPr="00F41BE5" w:rsidRDefault="00322A4C" w:rsidP="008A6BBE">
      <w:pPr>
        <w:pStyle w:val="af8"/>
        <w:ind w:left="1416"/>
        <w:rPr>
          <w:lang w:val="ru-RU"/>
        </w:rPr>
      </w:pPr>
      <w:r>
        <w:tab/>
      </w:r>
      <w:r w:rsidR="00666C66" w:rsidRPr="00F41BE5">
        <w:rPr>
          <w:lang w:val="ru-RU"/>
        </w:rPr>
        <w:t>// ...</w:t>
      </w:r>
    </w:p>
    <w:p w14:paraId="2CA56AB7" w14:textId="36F0F90C" w:rsidR="00666C66" w:rsidRPr="00F41BE5" w:rsidRDefault="00666C66" w:rsidP="008A6BBE">
      <w:pPr>
        <w:pStyle w:val="af8"/>
        <w:ind w:left="1416"/>
        <w:rPr>
          <w:lang w:val="ru-RU"/>
        </w:rPr>
      </w:pPr>
      <w:r w:rsidRPr="00F41BE5">
        <w:rPr>
          <w:lang w:val="ru-RU"/>
        </w:rPr>
        <w:t>};</w:t>
      </w:r>
    </w:p>
    <w:p w14:paraId="60FBCB17" w14:textId="77777777" w:rsidR="00666C66" w:rsidRPr="00F41BE5" w:rsidRDefault="00666C66" w:rsidP="008A6BBE">
      <w:pPr>
        <w:pStyle w:val="af8"/>
        <w:ind w:left="1416"/>
        <w:rPr>
          <w:lang w:val="ru-RU"/>
        </w:rPr>
      </w:pPr>
    </w:p>
    <w:p w14:paraId="36AB1EAD" w14:textId="7C8C34AE" w:rsidR="00666C66" w:rsidRPr="008A6BBE" w:rsidRDefault="00666C66" w:rsidP="008A6BBE">
      <w:pPr>
        <w:pStyle w:val="af8"/>
        <w:ind w:left="1416"/>
        <w:rPr>
          <w:lang w:val="ru-RU"/>
        </w:rPr>
      </w:pPr>
      <w:r w:rsidRPr="008A6BBE">
        <w:rPr>
          <w:lang w:val="ru-RU"/>
        </w:rPr>
        <w:t>[</w:t>
      </w:r>
      <w:r w:rsidRPr="000822D2">
        <w:t>CLSCompliant</w:t>
      </w:r>
      <w:r w:rsidRPr="008A6BBE">
        <w:rPr>
          <w:lang w:val="ru-RU"/>
        </w:rPr>
        <w:t>(</w:t>
      </w:r>
      <w:r w:rsidRPr="000822D2">
        <w:t>false</w:t>
      </w:r>
      <w:r w:rsidRPr="008A6BBE">
        <w:rPr>
          <w:lang w:val="ru-RU"/>
        </w:rPr>
        <w:t xml:space="preserve">)] // этот класс явно помечен как не соответствующий </w:t>
      </w:r>
      <w:r w:rsidRPr="000822D2">
        <w:t>CLS</w:t>
      </w:r>
    </w:p>
    <w:p w14:paraId="5DC4AD36" w14:textId="2D6D9D8F" w:rsidR="00666C66" w:rsidRPr="000822D2" w:rsidRDefault="00666C66" w:rsidP="008A6BBE">
      <w:pPr>
        <w:pStyle w:val="af8"/>
        <w:ind w:left="1416"/>
      </w:pPr>
      <w:r w:rsidRPr="000822D2">
        <w:t>public ref class AnotherCipherAlgorithm sealed</w:t>
      </w:r>
    </w:p>
    <w:p w14:paraId="5D35CCB4" w14:textId="448EF7F9" w:rsidR="00666C66" w:rsidRPr="000822D2" w:rsidRDefault="00666C66" w:rsidP="008A6BBE">
      <w:pPr>
        <w:pStyle w:val="af8"/>
        <w:ind w:left="1416"/>
      </w:pPr>
      <w:r w:rsidRPr="000822D2">
        <w:t>{</w:t>
      </w:r>
    </w:p>
    <w:p w14:paraId="73FAF84B" w14:textId="21EFAB12" w:rsidR="00666C66" w:rsidRPr="00F41BE5" w:rsidRDefault="00322A4C" w:rsidP="008A6BBE">
      <w:pPr>
        <w:pStyle w:val="af8"/>
        <w:ind w:left="1416"/>
        <w:rPr>
          <w:lang w:val="ru-RU"/>
        </w:rPr>
      </w:pPr>
      <w:r>
        <w:tab/>
      </w:r>
      <w:r w:rsidR="00666C66" w:rsidRPr="00F41BE5">
        <w:rPr>
          <w:lang w:val="ru-RU"/>
        </w:rPr>
        <w:t>// ...</w:t>
      </w:r>
    </w:p>
    <w:p w14:paraId="7E144C74" w14:textId="1DE9B004" w:rsidR="00666C66" w:rsidRPr="00F41BE5" w:rsidRDefault="00666C66" w:rsidP="008A6BBE">
      <w:pPr>
        <w:pStyle w:val="af8"/>
        <w:ind w:left="1416"/>
        <w:rPr>
          <w:lang w:val="ru-RU"/>
        </w:rPr>
      </w:pPr>
      <w:r w:rsidRPr="00F41BE5">
        <w:rPr>
          <w:lang w:val="ru-RU"/>
        </w:rPr>
        <w:t>};</w:t>
      </w:r>
    </w:p>
    <w:p w14:paraId="6BC5FE0A" w14:textId="77777777" w:rsidR="00666C66" w:rsidRPr="00F41BE5" w:rsidRDefault="00666C66" w:rsidP="008A6BBE">
      <w:pPr>
        <w:pStyle w:val="af8"/>
        <w:ind w:left="708"/>
        <w:rPr>
          <w:lang w:val="ru-RU"/>
        </w:rPr>
      </w:pPr>
      <w:r w:rsidRPr="00F41BE5">
        <w:rPr>
          <w:lang w:val="ru-RU"/>
        </w:rPr>
        <w:t>}</w:t>
      </w:r>
    </w:p>
    <w:p w14:paraId="63A17059" w14:textId="14107CE5" w:rsidR="00666C66" w:rsidRPr="000822D2" w:rsidRDefault="00322A4C" w:rsidP="000822D2">
      <w:r>
        <w:tab/>
      </w:r>
      <w:r w:rsidR="00666C66" w:rsidRPr="000822D2">
        <w:t xml:space="preserve">Согласно правилу 11 CLS все типы, присутствующие в сигнатурах членов класса (методов, свойств, полей и событий), видимых снаружи сборки, должны соответствовать CLS. Чтобы правильно применять атрибут [CLSCompliant], </w:t>
      </w:r>
      <w:r>
        <w:t xml:space="preserve">нужно </w:t>
      </w:r>
      <w:r w:rsidR="00666C66" w:rsidRPr="000822D2">
        <w:t>знать, соответствуют ли типы параметров метода CLS. Чтобы определить соответствие CLS, надо проверить атрибуты сборки, в которой объявлен тип, а также атрибуты самого типа.</w:t>
      </w:r>
    </w:p>
    <w:p w14:paraId="435FFC45" w14:textId="1681DE69" w:rsidR="00666C66" w:rsidRPr="000822D2" w:rsidRDefault="00322A4C" w:rsidP="000822D2">
      <w:r>
        <w:tab/>
      </w:r>
      <w:r w:rsidR="00666C66" w:rsidRPr="000822D2">
        <w:t xml:space="preserve">В FCL также используется атрибут CLSCompliant. mscorlib и большинство других библиотек FCL применяют атрибут [CLSCompliant(true)] на уровне </w:t>
      </w:r>
      <w:r w:rsidR="00666C66" w:rsidRPr="000822D2">
        <w:lastRenderedPageBreak/>
        <w:t>сборки и помечают типы, не соответствующие CLS, атрибутом [CLSCompliant(false)].</w:t>
      </w:r>
    </w:p>
    <w:p w14:paraId="545DB928" w14:textId="18873B28" w:rsidR="00666C66" w:rsidRPr="000822D2" w:rsidRDefault="00322A4C" w:rsidP="000822D2">
      <w:r>
        <w:tab/>
        <w:t>Также нужно учесть</w:t>
      </w:r>
      <w:r w:rsidR="00666C66" w:rsidRPr="00322A4C">
        <w:t xml:space="preserve">, </w:t>
      </w:r>
      <w:r w:rsidR="00666C66" w:rsidRPr="000822D2">
        <w:t>что</w:t>
      </w:r>
      <w:r w:rsidR="00666C66" w:rsidRPr="00322A4C">
        <w:t xml:space="preserve"> </w:t>
      </w:r>
      <w:r w:rsidR="00666C66" w:rsidRPr="000822D2">
        <w:t>следующие</w:t>
      </w:r>
      <w:r w:rsidR="00666C66" w:rsidRPr="00322A4C">
        <w:t xml:space="preserve"> </w:t>
      </w:r>
      <w:r w:rsidR="00666C66" w:rsidRPr="000822D2">
        <w:t>примитивные</w:t>
      </w:r>
      <w:r w:rsidR="00666C66" w:rsidRPr="00322A4C">
        <w:t xml:space="preserve"> </w:t>
      </w:r>
      <w:r w:rsidR="00666C66" w:rsidRPr="000822D2">
        <w:t>типы</w:t>
      </w:r>
      <w:r w:rsidR="00666C66" w:rsidRPr="00322A4C">
        <w:t xml:space="preserve"> </w:t>
      </w:r>
      <w:r w:rsidR="00666C66" w:rsidRPr="000822D2">
        <w:t>в</w:t>
      </w:r>
      <w:r w:rsidR="00666C66" w:rsidRPr="00322A4C">
        <w:t xml:space="preserve"> </w:t>
      </w:r>
      <w:r w:rsidR="00666C66" w:rsidRPr="00322A4C">
        <w:rPr>
          <w:lang w:val="en-US"/>
        </w:rPr>
        <w:t>mscorlib</w:t>
      </w:r>
      <w:r w:rsidR="00666C66" w:rsidRPr="00322A4C">
        <w:t xml:space="preserve"> </w:t>
      </w:r>
      <w:r w:rsidR="00666C66" w:rsidRPr="000822D2">
        <w:t>помечены</w:t>
      </w:r>
      <w:r w:rsidR="00666C66" w:rsidRPr="00322A4C">
        <w:t xml:space="preserve"> </w:t>
      </w:r>
      <w:r w:rsidR="00666C66" w:rsidRPr="000822D2">
        <w:t>как</w:t>
      </w:r>
      <w:r w:rsidR="00666C66" w:rsidRPr="00322A4C">
        <w:t xml:space="preserve"> </w:t>
      </w:r>
      <w:r w:rsidR="00666C66" w:rsidRPr="000822D2">
        <w:t>несоответствующие</w:t>
      </w:r>
      <w:r w:rsidR="00666C66" w:rsidRPr="00322A4C">
        <w:t xml:space="preserve"> </w:t>
      </w:r>
      <w:r w:rsidR="00666C66" w:rsidRPr="00322A4C">
        <w:rPr>
          <w:lang w:val="en-US"/>
        </w:rPr>
        <w:t>CLS</w:t>
      </w:r>
      <w:r w:rsidR="00666C66" w:rsidRPr="00322A4C">
        <w:t xml:space="preserve">: </w:t>
      </w:r>
      <w:proofErr w:type="gramStart"/>
      <w:r w:rsidR="00666C66" w:rsidRPr="00322A4C">
        <w:rPr>
          <w:lang w:val="en-US"/>
        </w:rPr>
        <w:t>System</w:t>
      </w:r>
      <w:r w:rsidR="00666C66" w:rsidRPr="00322A4C">
        <w:t>::</w:t>
      </w:r>
      <w:proofErr w:type="gramEnd"/>
      <w:r w:rsidR="00666C66" w:rsidRPr="00322A4C">
        <w:rPr>
          <w:lang w:val="en-US"/>
        </w:rPr>
        <w:t>SByte</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16, </w:t>
      </w:r>
      <w:r w:rsidR="00666C66" w:rsidRPr="00322A4C">
        <w:rPr>
          <w:lang w:val="en-US"/>
        </w:rPr>
        <w:t>System</w:t>
      </w:r>
      <w:r w:rsidR="00666C66" w:rsidRPr="00322A4C">
        <w:t>::</w:t>
      </w:r>
      <w:r w:rsidR="00666C66" w:rsidRPr="00322A4C">
        <w:rPr>
          <w:lang w:val="en-US"/>
        </w:rPr>
        <w:t>UInt</w:t>
      </w:r>
      <w:r w:rsidR="00666C66" w:rsidRPr="00322A4C">
        <w:t xml:space="preserve">32 </w:t>
      </w:r>
      <w:r w:rsidR="00666C66" w:rsidRPr="000822D2">
        <w:t>и</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64. </w:t>
      </w:r>
      <w:r w:rsidR="00666C66" w:rsidRPr="000822D2">
        <w:t>Эти типы (или эквивалентные им имена типов char, unsigned short, unsigned int, unsigned long и unsigned long long в C++) нельзя использовать в сигнатурах членов типов, которые считаются соответствующими CLS.</w:t>
      </w:r>
    </w:p>
    <w:p w14:paraId="2A95286C" w14:textId="0A9C5257" w:rsidR="00666C66" w:rsidRPr="000822D2" w:rsidRDefault="00322A4C" w:rsidP="000822D2">
      <w:r>
        <w:tab/>
      </w:r>
      <w:r w:rsidR="00666C66" w:rsidRPr="000822D2">
        <w:t xml:space="preserve">Если тип считается соответствующим CLS, то все его члены также считаются таковыми, если явно </w:t>
      </w:r>
      <w:proofErr w:type="gramStart"/>
      <w:r w:rsidR="00666C66" w:rsidRPr="000822D2">
        <w:t>не указано</w:t>
      </w:r>
      <w:proofErr w:type="gramEnd"/>
      <w:r w:rsidR="00666C66" w:rsidRPr="000822D2">
        <w:t xml:space="preserve"> обратного. Пример:</w:t>
      </w:r>
    </w:p>
    <w:p w14:paraId="25E781FF" w14:textId="77777777" w:rsidR="00666C66" w:rsidRPr="00F41BE5" w:rsidRDefault="00666C66" w:rsidP="008A6BBE">
      <w:pPr>
        <w:pStyle w:val="af8"/>
        <w:ind w:left="708"/>
        <w:rPr>
          <w:lang w:val="ru-RU"/>
        </w:rPr>
      </w:pPr>
      <w:r w:rsidRPr="000822D2">
        <w:t>using</w:t>
      </w:r>
      <w:r w:rsidRPr="00F41BE5">
        <w:rPr>
          <w:lang w:val="ru-RU"/>
        </w:rPr>
        <w:t xml:space="preserve"> </w:t>
      </w:r>
      <w:r w:rsidRPr="000822D2">
        <w:t>namespace</w:t>
      </w:r>
      <w:r w:rsidRPr="00F41BE5">
        <w:rPr>
          <w:lang w:val="ru-RU"/>
        </w:rPr>
        <w:t xml:space="preserve"> </w:t>
      </w:r>
      <w:r w:rsidRPr="000822D2">
        <w:t>System</w:t>
      </w:r>
      <w:r w:rsidRPr="00F41BE5">
        <w:rPr>
          <w:lang w:val="ru-RU"/>
        </w:rPr>
        <w:t>;</w:t>
      </w:r>
    </w:p>
    <w:p w14:paraId="3D72CFA8" w14:textId="77777777" w:rsidR="00666C66" w:rsidRPr="00F41BE5" w:rsidRDefault="00666C66" w:rsidP="008A6BBE">
      <w:pPr>
        <w:pStyle w:val="af8"/>
        <w:ind w:left="708"/>
        <w:rPr>
          <w:lang w:val="ru-RU"/>
        </w:rPr>
      </w:pPr>
    </w:p>
    <w:p w14:paraId="78952676" w14:textId="77777777" w:rsidR="00666C66" w:rsidRPr="00F41BE5" w:rsidRDefault="00666C66" w:rsidP="008A6BBE">
      <w:pPr>
        <w:pStyle w:val="af8"/>
        <w:ind w:left="708"/>
        <w:rPr>
          <w:lang w:val="ru-RU"/>
        </w:rPr>
      </w:pPr>
      <w:r w:rsidRPr="00F41BE5">
        <w:rPr>
          <w:lang w:val="ru-RU"/>
        </w:rPr>
        <w:t>[</w:t>
      </w:r>
      <w:r w:rsidRPr="000822D2">
        <w:t>assembly</w:t>
      </w:r>
      <w:r w:rsidRPr="00F41BE5">
        <w:rPr>
          <w:lang w:val="ru-RU"/>
        </w:rPr>
        <w:t xml:space="preserve">: </w:t>
      </w:r>
      <w:r w:rsidRPr="000822D2">
        <w:t>CLSCompliant</w:t>
      </w:r>
      <w:r w:rsidRPr="00F41BE5">
        <w:rPr>
          <w:lang w:val="ru-RU"/>
        </w:rPr>
        <w:t>(</w:t>
      </w:r>
      <w:r w:rsidRPr="000822D2">
        <w:t>true</w:t>
      </w:r>
      <w:r w:rsidRPr="00F41BE5">
        <w:rPr>
          <w:lang w:val="ru-RU"/>
        </w:rPr>
        <w:t xml:space="preserve">)]; // типы с видимостью </w:t>
      </w:r>
      <w:r w:rsidRPr="000822D2">
        <w:t>public</w:t>
      </w:r>
      <w:r w:rsidRPr="00F41BE5">
        <w:rPr>
          <w:lang w:val="ru-RU"/>
        </w:rPr>
        <w:t xml:space="preserve"> соответствуют </w:t>
      </w:r>
      <w:r w:rsidRPr="000822D2">
        <w:t>CLS</w:t>
      </w:r>
      <w:r w:rsidRPr="00F41BE5">
        <w:rPr>
          <w:lang w:val="ru-RU"/>
        </w:rPr>
        <w:t>, если не указано иное</w:t>
      </w:r>
    </w:p>
    <w:p w14:paraId="0CF1732F" w14:textId="77777777" w:rsidR="00666C66" w:rsidRPr="00F41BE5" w:rsidRDefault="00666C66" w:rsidP="008A6BBE">
      <w:pPr>
        <w:pStyle w:val="af8"/>
        <w:ind w:left="708"/>
        <w:rPr>
          <w:lang w:val="ru-RU"/>
        </w:rPr>
      </w:pPr>
    </w:p>
    <w:p w14:paraId="25DC7E5C" w14:textId="77777777" w:rsidR="00666C66" w:rsidRPr="000822D2" w:rsidRDefault="00666C66" w:rsidP="008A6BBE">
      <w:pPr>
        <w:pStyle w:val="af8"/>
        <w:ind w:left="708"/>
      </w:pPr>
      <w:r w:rsidRPr="000822D2">
        <w:t>namespace ManagedWrapper</w:t>
      </w:r>
    </w:p>
    <w:p w14:paraId="16E85050" w14:textId="77777777" w:rsidR="00666C66" w:rsidRPr="000822D2" w:rsidRDefault="00666C66" w:rsidP="008A6BBE">
      <w:pPr>
        <w:pStyle w:val="af8"/>
        <w:ind w:left="708"/>
      </w:pPr>
      <w:r w:rsidRPr="000822D2">
        <w:t>{</w:t>
      </w:r>
    </w:p>
    <w:p w14:paraId="695DCC13" w14:textId="5ADBE034" w:rsidR="00666C66" w:rsidRPr="000822D2" w:rsidRDefault="00666C66" w:rsidP="00AE2080">
      <w:pPr>
        <w:pStyle w:val="af8"/>
        <w:ind w:left="1416"/>
      </w:pPr>
      <w:r w:rsidRPr="000822D2">
        <w:t>public ref class SampleCipher sealed // SampleCipher соответствует CLS из-за атрибута сборки</w:t>
      </w:r>
    </w:p>
    <w:p w14:paraId="4E6AEBE3" w14:textId="2C8B8E39" w:rsidR="00666C66" w:rsidRPr="00AE2080" w:rsidRDefault="00666C66" w:rsidP="00AE2080">
      <w:pPr>
        <w:pStyle w:val="af8"/>
        <w:ind w:left="1416"/>
        <w:rPr>
          <w:lang w:val="ru-RU"/>
        </w:rPr>
      </w:pPr>
      <w:r w:rsidRPr="00AE2080">
        <w:rPr>
          <w:lang w:val="ru-RU"/>
        </w:rPr>
        <w:t>{</w:t>
      </w:r>
    </w:p>
    <w:p w14:paraId="76E84E62" w14:textId="245D11AB" w:rsidR="00666C66" w:rsidRPr="00AE2080" w:rsidRDefault="00666C66" w:rsidP="00AE2080">
      <w:pPr>
        <w:pStyle w:val="af8"/>
        <w:ind w:left="1416"/>
        <w:rPr>
          <w:lang w:val="ru-RU"/>
        </w:rPr>
      </w:pPr>
      <w:r w:rsidRPr="000822D2">
        <w:t>public</w:t>
      </w:r>
      <w:r w:rsidRPr="00AE2080">
        <w:rPr>
          <w:lang w:val="ru-RU"/>
        </w:rPr>
        <w:t>:</w:t>
      </w:r>
    </w:p>
    <w:p w14:paraId="49140D85" w14:textId="02804991" w:rsidR="00666C66" w:rsidRPr="00AE2080" w:rsidRDefault="00666C66" w:rsidP="00AE2080">
      <w:pPr>
        <w:pStyle w:val="af8"/>
        <w:ind w:left="2124"/>
        <w:rPr>
          <w:lang w:val="ru-RU"/>
        </w:rPr>
      </w:pPr>
      <w:r w:rsidRPr="000822D2">
        <w:t>void</w:t>
      </w:r>
      <w:r w:rsidRPr="00AE2080">
        <w:rPr>
          <w:lang w:val="ru-RU"/>
        </w:rPr>
        <w:t xml:space="preserve"> </w:t>
      </w:r>
      <w:r w:rsidRPr="000822D2">
        <w:t>M</w:t>
      </w:r>
      <w:r w:rsidRPr="00AE2080">
        <w:rPr>
          <w:lang w:val="ru-RU"/>
        </w:rPr>
        <w:t>1(</w:t>
      </w:r>
      <w:r w:rsidRPr="000822D2">
        <w:t>int</w:t>
      </w:r>
      <w:r w:rsidRPr="00AE2080">
        <w:rPr>
          <w:lang w:val="ru-RU"/>
        </w:rPr>
        <w:t>);</w:t>
      </w:r>
    </w:p>
    <w:p w14:paraId="21579457" w14:textId="77777777" w:rsidR="00666C66" w:rsidRPr="00AE2080" w:rsidRDefault="00666C66" w:rsidP="00AE2080">
      <w:pPr>
        <w:pStyle w:val="af8"/>
        <w:ind w:left="2124"/>
        <w:rPr>
          <w:lang w:val="ru-RU"/>
        </w:rPr>
      </w:pPr>
    </w:p>
    <w:p w14:paraId="37E28C19" w14:textId="57659B58" w:rsidR="00666C66" w:rsidRPr="00AE2080" w:rsidRDefault="00666C66" w:rsidP="00AE2080">
      <w:pPr>
        <w:pStyle w:val="af8"/>
        <w:ind w:left="2124"/>
        <w:rPr>
          <w:lang w:val="ru-RU"/>
        </w:rPr>
      </w:pPr>
      <w:r w:rsidRPr="00AE2080">
        <w:rPr>
          <w:lang w:val="ru-RU"/>
        </w:rPr>
        <w:t xml:space="preserve">// </w:t>
      </w:r>
      <w:r w:rsidRPr="000822D2">
        <w:t>M</w:t>
      </w:r>
      <w:r w:rsidRPr="00AE2080">
        <w:rPr>
          <w:lang w:val="ru-RU"/>
        </w:rPr>
        <w:t xml:space="preserve">2 помечен как несоответствующий </w:t>
      </w:r>
      <w:r w:rsidRPr="000822D2">
        <w:t>CLS</w:t>
      </w:r>
      <w:r w:rsidRPr="00AE2080">
        <w:rPr>
          <w:lang w:val="ru-RU"/>
        </w:rPr>
        <w:t xml:space="preserve">, потому что тип одного из его аргументов не соответствует </w:t>
      </w:r>
      <w:r w:rsidRPr="000822D2">
        <w:t>CLS</w:t>
      </w:r>
    </w:p>
    <w:p w14:paraId="0925614B" w14:textId="2357D9A7" w:rsidR="00666C66" w:rsidRPr="000822D2" w:rsidRDefault="00666C66" w:rsidP="00AE2080">
      <w:pPr>
        <w:pStyle w:val="af8"/>
        <w:ind w:left="2124"/>
      </w:pPr>
      <w:r w:rsidRPr="000822D2">
        <w:t>[CLSCompliant(false)]</w:t>
      </w:r>
    </w:p>
    <w:p w14:paraId="7A123549" w14:textId="76ED529B" w:rsidR="00666C66" w:rsidRPr="000822D2" w:rsidRDefault="00666C66" w:rsidP="00AE2080">
      <w:pPr>
        <w:pStyle w:val="af8"/>
        <w:ind w:left="2124"/>
      </w:pPr>
      <w:r w:rsidRPr="000822D2">
        <w:t>void M2(unsigned int);</w:t>
      </w:r>
    </w:p>
    <w:p w14:paraId="279336D2" w14:textId="60699CC9" w:rsidR="00666C66" w:rsidRPr="00F41BE5" w:rsidRDefault="00666C66" w:rsidP="00AE2080">
      <w:pPr>
        <w:pStyle w:val="af8"/>
        <w:ind w:left="1416"/>
        <w:rPr>
          <w:lang w:val="ru-RU"/>
        </w:rPr>
      </w:pPr>
      <w:r w:rsidRPr="00F41BE5">
        <w:rPr>
          <w:lang w:val="ru-RU"/>
        </w:rPr>
        <w:t>};</w:t>
      </w:r>
    </w:p>
    <w:p w14:paraId="14DA2C91" w14:textId="4FB54B56" w:rsidR="00666C66" w:rsidRPr="00F41BE5" w:rsidRDefault="00322A4C" w:rsidP="008A6BBE">
      <w:pPr>
        <w:pStyle w:val="af8"/>
        <w:ind w:left="708"/>
        <w:rPr>
          <w:lang w:val="ru-RU"/>
        </w:rPr>
      </w:pPr>
      <w:r w:rsidRPr="00F41BE5">
        <w:rPr>
          <w:lang w:val="ru-RU"/>
        </w:rPr>
        <w:t>}</w:t>
      </w:r>
    </w:p>
    <w:p w14:paraId="10EC73E5" w14:textId="0D1F89DF" w:rsidR="00666C66" w:rsidRPr="000822D2" w:rsidRDefault="00322A4C" w:rsidP="000822D2">
      <w:r>
        <w:tab/>
      </w:r>
      <w:r w:rsidR="00666C66" w:rsidRPr="000822D2">
        <w:t>К сожалению, компилятор C++/CLI не показывает предупреждений, когда тип, помеченный как соответствующий CLS, нарушает правила CLS. Чтобы понять, помечать тип как соответствующий CLS или нет, надо знать следующие важные правила CLS:</w:t>
      </w:r>
    </w:p>
    <w:p w14:paraId="5A26DB07" w14:textId="574DCA87" w:rsidR="00666C66" w:rsidRPr="000822D2" w:rsidRDefault="00322A4C" w:rsidP="00322A4C">
      <w:pPr>
        <w:tabs>
          <w:tab w:val="clear" w:pos="709"/>
          <w:tab w:val="left" w:pos="993"/>
        </w:tabs>
        <w:ind w:firstLine="709"/>
      </w:pPr>
      <w:r>
        <w:t>-</w:t>
      </w:r>
      <w:r>
        <w:tab/>
        <w:t>и</w:t>
      </w:r>
      <w:r w:rsidR="00666C66" w:rsidRPr="000822D2">
        <w:t>мена типов и их членов должны быть различимы в языках с регистро-независимы</w:t>
      </w:r>
      <w:r>
        <w:t>ми идентификаторами (правило 4);</w:t>
      </w:r>
    </w:p>
    <w:p w14:paraId="1FAD7649" w14:textId="64652820" w:rsidR="00666C66" w:rsidRPr="000822D2" w:rsidRDefault="00322A4C" w:rsidP="00322A4C">
      <w:pPr>
        <w:tabs>
          <w:tab w:val="clear" w:pos="709"/>
          <w:tab w:val="left" w:pos="993"/>
        </w:tabs>
        <w:ind w:firstLine="709"/>
      </w:pPr>
      <w:r>
        <w:t>-</w:t>
      </w:r>
      <w:r>
        <w:tab/>
        <w:t>г</w:t>
      </w:r>
      <w:r w:rsidR="00666C66" w:rsidRPr="000822D2">
        <w:t>лобальные статические (static) поля и методы н</w:t>
      </w:r>
      <w:r>
        <w:t>е совместимы с CLS (правило 36);</w:t>
      </w:r>
    </w:p>
    <w:p w14:paraId="5C9F80B8" w14:textId="27159A94" w:rsidR="00666C66" w:rsidRPr="000822D2" w:rsidRDefault="00322A4C" w:rsidP="00322A4C">
      <w:pPr>
        <w:tabs>
          <w:tab w:val="clear" w:pos="709"/>
          <w:tab w:val="left" w:pos="993"/>
        </w:tabs>
        <w:ind w:firstLine="709"/>
      </w:pPr>
      <w:r>
        <w:lastRenderedPageBreak/>
        <w:t>-</w:t>
      </w:r>
      <w:r>
        <w:tab/>
        <w:t>п</w:t>
      </w:r>
      <w:r w:rsidR="00666C66" w:rsidRPr="000822D2">
        <w:t xml:space="preserve">ользовательские атрибуты должны содержать поля только следующих типов: </w:t>
      </w:r>
      <w:proofErr w:type="gramStart"/>
      <w:r w:rsidR="00666C66" w:rsidRPr="000822D2">
        <w:t>System::</w:t>
      </w:r>
      <w:proofErr w:type="gramEnd"/>
      <w:r w:rsidR="00666C66" w:rsidRPr="000822D2">
        <w:t>Type, System::String, System::Char, System::Boolean, System::Int[16|32|64], System::Singl</w:t>
      </w:r>
      <w:r>
        <w:t>e и System::Double (правило 34);</w:t>
      </w:r>
    </w:p>
    <w:p w14:paraId="6E1A0781" w14:textId="43551C19" w:rsidR="00666C66" w:rsidRPr="000822D2" w:rsidRDefault="00322A4C" w:rsidP="00322A4C">
      <w:pPr>
        <w:tabs>
          <w:tab w:val="clear" w:pos="709"/>
          <w:tab w:val="left" w:pos="993"/>
        </w:tabs>
        <w:ind w:firstLine="709"/>
      </w:pPr>
      <w:r>
        <w:t>-</w:t>
      </w:r>
      <w:r>
        <w:tab/>
        <w:t>о</w:t>
      </w:r>
      <w:r w:rsidR="00666C66" w:rsidRPr="000822D2">
        <w:t xml:space="preserve">бъекты исключений должны иметь тип </w:t>
      </w:r>
      <w:proofErr w:type="gramStart"/>
      <w:r w:rsidR="00666C66" w:rsidRPr="000822D2">
        <w:t>System::</w:t>
      </w:r>
      <w:proofErr w:type="gramEnd"/>
      <w:r w:rsidR="00666C66" w:rsidRPr="000822D2">
        <w:t>Exception или унаследо</w:t>
      </w:r>
      <w:r>
        <w:t>ванный от него тип (правило 40);</w:t>
      </w:r>
    </w:p>
    <w:p w14:paraId="779ED8F2" w14:textId="511599A8" w:rsidR="00666C66" w:rsidRPr="000822D2" w:rsidRDefault="00322A4C" w:rsidP="00322A4C">
      <w:pPr>
        <w:tabs>
          <w:tab w:val="clear" w:pos="709"/>
          <w:tab w:val="left" w:pos="993"/>
        </w:tabs>
        <w:ind w:firstLine="709"/>
      </w:pPr>
      <w:r>
        <w:t>-</w:t>
      </w:r>
      <w:r>
        <w:tab/>
        <w:t>в</w:t>
      </w:r>
      <w:r w:rsidR="00666C66" w:rsidRPr="000822D2">
        <w:t>се аксессоры свойств должны быть либо виртуальными, либо не виртуальными одновременно, то есть не допускается смешение виртуальных и не виртуальных аксессоров (</w:t>
      </w:r>
      <w:r>
        <w:t>правило 26);</w:t>
      </w:r>
    </w:p>
    <w:p w14:paraId="23F5AA23" w14:textId="780CF9BD" w:rsidR="00666C66" w:rsidRPr="000822D2" w:rsidRDefault="00322A4C" w:rsidP="00322A4C">
      <w:pPr>
        <w:tabs>
          <w:tab w:val="clear" w:pos="709"/>
          <w:tab w:val="left" w:pos="993"/>
        </w:tabs>
        <w:ind w:firstLine="709"/>
      </w:pPr>
      <w:r>
        <w:t>-</w:t>
      </w:r>
      <w:r>
        <w:tab/>
        <w:t>у</w:t>
      </w:r>
      <w:r w:rsidR="00666C66" w:rsidRPr="000822D2">
        <w:t>пакованные значения н</w:t>
      </w:r>
      <w:r>
        <w:t>е соответствуют CLS (правило 3);</w:t>
      </w:r>
    </w:p>
    <w:p w14:paraId="228CBBAF" w14:textId="7DCC6C7E" w:rsidR="00666C66" w:rsidRPr="000822D2" w:rsidRDefault="00322A4C" w:rsidP="00322A4C">
      <w:pPr>
        <w:tabs>
          <w:tab w:val="clear" w:pos="709"/>
          <w:tab w:val="left" w:pos="993"/>
        </w:tabs>
        <w:ind w:firstLine="709"/>
      </w:pPr>
      <w:r>
        <w:t>-</w:t>
      </w:r>
      <w:r>
        <w:tab/>
        <w:t>н</w:t>
      </w:r>
      <w:r w:rsidR="00666C66" w:rsidRPr="000822D2">
        <w:t>еуправляемые указатели не соответствуют CLS (правило 17). Под это правило также подпадают и ссылки в C++. Доступ к нативным классам, структурам и объединениям также осуществляется по указателю. Из этого следует, что данные нативные типы также не соответствуют CLS.</w:t>
      </w:r>
    </w:p>
    <w:p w14:paraId="0C09008B" w14:textId="5BDCE4C9" w:rsidR="00666C66" w:rsidRPr="000822D2" w:rsidRDefault="00A56894" w:rsidP="000822D2">
      <w:r>
        <w:tab/>
      </w:r>
      <w:r w:rsidR="00666C66" w:rsidRPr="000822D2">
        <w:t xml:space="preserve">Прежде чем создавать обёртку для некоторой библиотеки, </w:t>
      </w:r>
      <w:r>
        <w:t>сначала нужно кбедиться</w:t>
      </w:r>
      <w:r w:rsidR="00666C66" w:rsidRPr="000822D2">
        <w:t xml:space="preserve">, что FCL не содержит готового класса с требуемыми методами. FCL может предложить больше, чем кажется на первый взгляд. Например, </w:t>
      </w:r>
      <w:r w:rsidR="00D531B6">
        <w:rPr>
          <w:lang w:val="en-US"/>
        </w:rPr>
        <w:t>F</w:t>
      </w:r>
      <w:r w:rsidR="00666C66" w:rsidRPr="000822D2">
        <w:t xml:space="preserve">CL уже содержит довольно много алгоритмов шифрования. Они находятся в пространстве имён </w:t>
      </w:r>
      <w:proofErr w:type="gramStart"/>
      <w:r w:rsidR="00666C66" w:rsidRPr="000822D2">
        <w:t>System::</w:t>
      </w:r>
      <w:proofErr w:type="gramEnd"/>
      <w:r w:rsidR="00666C66" w:rsidRPr="000822D2">
        <w:t>Security::Cryptography. Если нужным вам алгоритм шифрования уже есть в FCL, вам не нужно заново создавать для него обёртку. Если FCL не содержит реализации алгоритма, для которого вы хотите создать обёртку, но приложение не завязано на алгоритм, реализованный в нативном API, то обычно предпочтительней использовать один из стандартных алгоритмов из FCL.</w:t>
      </w:r>
      <w:bookmarkStart w:id="29" w:name="dot-net-mentality"/>
      <w:bookmarkEnd w:id="29"/>
      <w:r w:rsidR="00666C66" w:rsidRPr="000822D2">
        <w:t xml:space="preserve"> </w:t>
      </w:r>
    </w:p>
    <w:p w14:paraId="5066916A" w14:textId="7E4BAD5F" w:rsidR="0031608D" w:rsidRDefault="00A56894" w:rsidP="000822D2">
      <w:r>
        <w:tab/>
        <w:t>Создаваемые т</w:t>
      </w:r>
      <w:r w:rsidR="00666C66" w:rsidRPr="000822D2">
        <w:t>ипы должны не только соблюдать правила CLS, но и, по возможности, вписываться в философию .NET.</w:t>
      </w:r>
    </w:p>
    <w:p w14:paraId="38470F7F" w14:textId="77777777" w:rsidR="00DA0EBF" w:rsidRPr="000822D2" w:rsidRDefault="00DA0EBF" w:rsidP="000822D2"/>
    <w:p w14:paraId="3F27429A" w14:textId="28C01815" w:rsidR="00666C66" w:rsidRPr="000822D2" w:rsidRDefault="00666C66" w:rsidP="00A56894">
      <w:pPr>
        <w:pStyle w:val="3"/>
      </w:pPr>
      <w:bookmarkStart w:id="30" w:name="_Toc484050454"/>
      <w:bookmarkStart w:id="31" w:name="_Toc484723184"/>
      <w:r w:rsidRPr="000822D2">
        <w:t>Механизм Platform Invoke</w:t>
      </w:r>
      <w:bookmarkEnd w:id="30"/>
      <w:bookmarkEnd w:id="31"/>
    </w:p>
    <w:p w14:paraId="6032E503" w14:textId="498B6518" w:rsidR="00666C66" w:rsidRPr="000822D2" w:rsidRDefault="00A56894" w:rsidP="000822D2">
      <w:r>
        <w:tab/>
      </w:r>
      <w:r w:rsidR="00AF2612" w:rsidRPr="000822D2">
        <w:t>С помощью м</w:t>
      </w:r>
      <w:r w:rsidR="00666C66" w:rsidRPr="000822D2">
        <w:t>еханизм</w:t>
      </w:r>
      <w:r w:rsidR="00AF2612" w:rsidRPr="000822D2">
        <w:t>а</w:t>
      </w:r>
      <w:r w:rsidR="00666C66" w:rsidRPr="000822D2">
        <w:t xml:space="preserve"> </w:t>
      </w:r>
      <w:r w:rsidR="00AF2612" w:rsidRPr="000822D2">
        <w:t>Platform Invoke, более известного</w:t>
      </w:r>
      <w:r w:rsidR="00666C66" w:rsidRPr="000822D2">
        <w:t xml:space="preserve"> как P/Invoke, </w:t>
      </w:r>
      <w:r w:rsidR="00AF2612" w:rsidRPr="000822D2">
        <w:t>можно вызы</w:t>
      </w:r>
      <w:r w:rsidR="00666C66" w:rsidRPr="000822D2">
        <w:t xml:space="preserve">вать из управляемого кода функции в стиле языка C, </w:t>
      </w:r>
      <w:r w:rsidR="00AF2612" w:rsidRPr="000822D2">
        <w:t xml:space="preserve">которые </w:t>
      </w:r>
      <w:r w:rsidR="00AF2612" w:rsidRPr="000822D2">
        <w:lastRenderedPageBreak/>
        <w:t>экспортируются</w:t>
      </w:r>
      <w:r w:rsidR="00666C66" w:rsidRPr="000822D2">
        <w:t xml:space="preserve"> библиотеками DLL [</w:t>
      </w:r>
      <w:r w:rsidR="00636E6C">
        <w:fldChar w:fldCharType="begin"/>
      </w:r>
      <w:r w:rsidR="00636E6C">
        <w:instrText xml:space="preserve"> REF _Ref484723844 \r \h </w:instrText>
      </w:r>
      <w:r w:rsidR="00636E6C">
        <w:fldChar w:fldCharType="separate"/>
      </w:r>
      <w:r w:rsidR="00636E6C">
        <w:t>19</w:t>
      </w:r>
      <w:r w:rsidR="00636E6C">
        <w:fldChar w:fldCharType="end"/>
      </w:r>
      <w:r w:rsidR="00666C66" w:rsidRPr="000822D2">
        <w:t xml:space="preserve">]. </w:t>
      </w:r>
      <w:r>
        <w:t>Для применения данного механизма</w:t>
      </w:r>
      <w:r w:rsidR="00666C66" w:rsidRPr="000822D2">
        <w:t xml:space="preserve">, </w:t>
      </w:r>
      <w:r w:rsidR="00AF2612" w:rsidRPr="000822D2">
        <w:t xml:space="preserve">в </w:t>
      </w:r>
      <w:r w:rsidR="00666C66" w:rsidRPr="000822D2">
        <w:t xml:space="preserve">управляемый код </w:t>
      </w:r>
      <w:r w:rsidR="00AF2612" w:rsidRPr="000822D2">
        <w:t xml:space="preserve">нужно </w:t>
      </w:r>
      <w:r w:rsidR="00666C66" w:rsidRPr="000822D2">
        <w:t xml:space="preserve">объявить статический внешний (static extern) метод с </w:t>
      </w:r>
      <w:r w:rsidR="00AF2612" w:rsidRPr="000822D2">
        <w:t>эквивалентной функции на языке C сигнатурой</w:t>
      </w:r>
      <w:r w:rsidR="00666C66" w:rsidRPr="000822D2">
        <w:t xml:space="preserve">. </w:t>
      </w:r>
      <w:r w:rsidR="002755BD" w:rsidRPr="000822D2">
        <w:t xml:space="preserve">Метод </w:t>
      </w:r>
      <w:r w:rsidR="00666C66" w:rsidRPr="000822D2">
        <w:t xml:space="preserve">должен </w:t>
      </w:r>
      <w:r w:rsidR="00AF2612" w:rsidRPr="000822D2">
        <w:t xml:space="preserve">иметь </w:t>
      </w:r>
      <w:r w:rsidR="00666C66" w:rsidRPr="000822D2">
        <w:t xml:space="preserve">атрибут DllImport, </w:t>
      </w:r>
      <w:r w:rsidR="00AF2612" w:rsidRPr="000822D2">
        <w:t>который</w:t>
      </w:r>
      <w:r w:rsidR="00666C66" w:rsidRPr="000822D2">
        <w:t xml:space="preserve">, как минимум, </w:t>
      </w:r>
      <w:r w:rsidR="00AF2612" w:rsidRPr="000822D2">
        <w:t xml:space="preserve">определяет </w:t>
      </w:r>
      <w:r w:rsidR="00666C66" w:rsidRPr="000822D2">
        <w:t xml:space="preserve">библиотеку DLL, экспортирующую требуемую функцию. </w:t>
      </w:r>
      <w:r w:rsidR="00AF2612" w:rsidRPr="000822D2">
        <w:t>Для создания</w:t>
      </w:r>
      <w:r w:rsidR="00666C66" w:rsidRPr="000822D2">
        <w:t xml:space="preserve"> прототип</w:t>
      </w:r>
      <w:r w:rsidR="00AF2612" w:rsidRPr="000822D2">
        <w:t>а</w:t>
      </w:r>
      <w:r w:rsidR="00666C66" w:rsidRPr="000822D2">
        <w:t xml:space="preserve">, который допускает вызов неуправляемого кода для правильного маршалинга данных, необходимо выполнить </w:t>
      </w:r>
      <w:r w:rsidR="00AF2612" w:rsidRPr="000822D2">
        <w:t>следующие</w:t>
      </w:r>
      <w:r w:rsidR="00666C66" w:rsidRPr="000822D2">
        <w:t xml:space="preserve"> действия:</w:t>
      </w:r>
    </w:p>
    <w:p w14:paraId="1B88807B" w14:textId="051C43A7" w:rsidR="00666C66" w:rsidRPr="000822D2" w:rsidRDefault="00666C66" w:rsidP="00A56894">
      <w:pPr>
        <w:tabs>
          <w:tab w:val="clear" w:pos="709"/>
          <w:tab w:val="left" w:pos="993"/>
        </w:tabs>
        <w:ind w:firstLine="709"/>
      </w:pPr>
      <w:r w:rsidRPr="000822D2">
        <w:t>-</w:t>
      </w:r>
      <w:r w:rsidRPr="000822D2">
        <w:tab/>
        <w:t xml:space="preserve">применить атрибут </w:t>
      </w:r>
      <w:r w:rsidR="007D4894" w:rsidRPr="000822D2">
        <w:t>DllImportArtibut</w:t>
      </w:r>
      <w:r w:rsidR="007D4894">
        <w:rPr>
          <w:lang w:val="en-US"/>
        </w:rPr>
        <w:t>e</w:t>
      </w:r>
      <w:r w:rsidR="007D4894" w:rsidRPr="000822D2">
        <w:t xml:space="preserve"> </w:t>
      </w:r>
      <w:r w:rsidRPr="000822D2">
        <w:t>к статической функци</w:t>
      </w:r>
      <w:r w:rsidR="00AF2612" w:rsidRPr="000822D2">
        <w:t>и</w:t>
      </w:r>
      <w:r w:rsidRPr="000822D2">
        <w:t xml:space="preserve"> или методу в управляемом коде;</w:t>
      </w:r>
    </w:p>
    <w:p w14:paraId="5EB5A0BC" w14:textId="77777777" w:rsidR="00666C66" w:rsidRPr="000822D2" w:rsidRDefault="00666C66" w:rsidP="00A56894">
      <w:pPr>
        <w:tabs>
          <w:tab w:val="clear" w:pos="709"/>
          <w:tab w:val="left" w:pos="993"/>
        </w:tabs>
        <w:ind w:firstLine="709"/>
      </w:pPr>
      <w:r w:rsidRPr="000822D2">
        <w:t>-</w:t>
      </w:r>
      <w:r w:rsidRPr="000822D2">
        <w:tab/>
        <w:t>заменить неуправляемые типы данных на управляемые.</w:t>
      </w:r>
    </w:p>
    <w:p w14:paraId="78E43305" w14:textId="23730987" w:rsidR="00666C66" w:rsidRPr="000822D2" w:rsidRDefault="00A56894" w:rsidP="000822D2">
      <w:r>
        <w:tab/>
      </w:r>
      <w:r w:rsidR="00666C66" w:rsidRPr="000822D2">
        <w:t>Вызов неуправляемого кода – это служба, позволяющая управляемому коду вызывать неуправляемые функции, реализованные в библиотеках динамической компоновки (DLL), например, функции библиотек Win32 API. Он обнаруживает и вызывает экспортированную функцию и при необходимости маршалирует ее аргументы (целые числа, строки, массивы, структуры и так далее) через границы взаимодействия.</w:t>
      </w:r>
    </w:p>
    <w:p w14:paraId="65864824" w14:textId="62878267" w:rsidR="00666C66" w:rsidRPr="000822D2" w:rsidRDefault="00A56894" w:rsidP="000822D2">
      <w:r>
        <w:tab/>
      </w:r>
      <w:r w:rsidR="00666C66" w:rsidRPr="000822D2">
        <w:t>Использование экспортированных функций DLL включает в себя следующие пункты [</w:t>
      </w:r>
      <w:r w:rsidR="00636E6C">
        <w:fldChar w:fldCharType="begin"/>
      </w:r>
      <w:r w:rsidR="00636E6C">
        <w:instrText xml:space="preserve"> REF _Ref484723851 \r \h </w:instrText>
      </w:r>
      <w:r w:rsidR="00636E6C">
        <w:fldChar w:fldCharType="separate"/>
      </w:r>
      <w:r w:rsidR="00636E6C">
        <w:t>20</w:t>
      </w:r>
      <w:r w:rsidR="00636E6C">
        <w:fldChar w:fldCharType="end"/>
      </w:r>
      <w:r w:rsidR="0053654B" w:rsidRPr="000822D2">
        <w:t>]</w:t>
      </w:r>
      <w:r w:rsidR="00666C66" w:rsidRPr="000822D2">
        <w:t>.</w:t>
      </w:r>
    </w:p>
    <w:p w14:paraId="6B8A7AB2" w14:textId="77777777" w:rsidR="00666C66" w:rsidRPr="000822D2" w:rsidRDefault="00666C66" w:rsidP="00A56894">
      <w:pPr>
        <w:pStyle w:val="a5"/>
        <w:numPr>
          <w:ilvl w:val="0"/>
          <w:numId w:val="24"/>
        </w:numPr>
      </w:pPr>
      <w:r w:rsidRPr="000822D2">
        <w:t>Идентификация функций в библиотеках DLL.</w:t>
      </w:r>
    </w:p>
    <w:p w14:paraId="3A91F4E7" w14:textId="18C04B3D" w:rsidR="00666C66" w:rsidRPr="000822D2" w:rsidRDefault="00A56894" w:rsidP="00A56894">
      <w:r>
        <w:tab/>
      </w:r>
      <w:r w:rsidR="00666C66" w:rsidRPr="000822D2">
        <w:t>Как минимум, необходимо указать имя функции и имя библиотеки DLL, содержащей ее.</w:t>
      </w:r>
    </w:p>
    <w:p w14:paraId="0C6D0DAD" w14:textId="77777777" w:rsidR="00666C66" w:rsidRPr="000822D2" w:rsidRDefault="00666C66" w:rsidP="00A56894">
      <w:pPr>
        <w:pStyle w:val="a5"/>
        <w:numPr>
          <w:ilvl w:val="0"/>
          <w:numId w:val="24"/>
        </w:numPr>
      </w:pPr>
      <w:r w:rsidRPr="000822D2">
        <w:t>Создание класса, содержащего функции DLL.</w:t>
      </w:r>
    </w:p>
    <w:p w14:paraId="4EB24B76" w14:textId="68924BFE" w:rsidR="00666C66" w:rsidRPr="000822D2" w:rsidRDefault="00A56894" w:rsidP="00A56894">
      <w:r>
        <w:tab/>
      </w:r>
      <w:r w:rsidR="00666C66" w:rsidRPr="000822D2">
        <w:t>Можно использовать существующий класс, создать отдельный класс для каждой неуправляемой функции или создать один класс, содержащий набор связанных неуправляемых функций.</w:t>
      </w:r>
    </w:p>
    <w:p w14:paraId="2905CEC0" w14:textId="77777777" w:rsidR="00666C66" w:rsidRPr="000822D2" w:rsidRDefault="00666C66" w:rsidP="00A56894">
      <w:pPr>
        <w:pStyle w:val="a5"/>
        <w:numPr>
          <w:ilvl w:val="0"/>
          <w:numId w:val="24"/>
        </w:numPr>
      </w:pPr>
      <w:r w:rsidRPr="000822D2">
        <w:t>Создание прототипов в управляемом коде.</w:t>
      </w:r>
    </w:p>
    <w:p w14:paraId="5ED97044" w14:textId="54F32E5E" w:rsidR="00666C66" w:rsidRPr="000822D2" w:rsidRDefault="00A56894" w:rsidP="000822D2">
      <w:r>
        <w:tab/>
        <w:t xml:space="preserve">В случае разработки на языке </w:t>
      </w:r>
      <w:r>
        <w:rPr>
          <w:lang w:val="en-US"/>
        </w:rPr>
        <w:t>Visual</w:t>
      </w:r>
      <w:r w:rsidRPr="00A56894">
        <w:t xml:space="preserve"> </w:t>
      </w:r>
      <w:r>
        <w:rPr>
          <w:lang w:val="en-US"/>
        </w:rPr>
        <w:t>Basic</w:t>
      </w:r>
      <w:r w:rsidRPr="00A56894">
        <w:t xml:space="preserve"> </w:t>
      </w:r>
      <w:r>
        <w:t xml:space="preserve">используестя </w:t>
      </w:r>
      <w:r w:rsidR="00666C66" w:rsidRPr="000822D2">
        <w:t>оператор Declare с ключевыми словами Function и Lib. В редких случаях можно использовать атрибут DllImportAttribute с ключевыми словами Shared Function. Такие случаи рассматриваются далее.</w:t>
      </w:r>
    </w:p>
    <w:p w14:paraId="56B4DCB5" w14:textId="7B92B04E" w:rsidR="00666C66" w:rsidRPr="000822D2" w:rsidRDefault="00A56894" w:rsidP="000822D2">
      <w:r>
        <w:lastRenderedPageBreak/>
        <w:tab/>
        <w:t>В случае разработки на языке C# используется</w:t>
      </w:r>
      <w:r w:rsidR="00666C66" w:rsidRPr="000822D2">
        <w:t xml:space="preserve"> атрибут DllImportAttribute для идентификации библиотеки DLL и функции. </w:t>
      </w:r>
      <w:r>
        <w:t xml:space="preserve">Также </w:t>
      </w:r>
      <w:r w:rsidR="00666C66" w:rsidRPr="000822D2">
        <w:t>метод</w:t>
      </w:r>
      <w:r>
        <w:t xml:space="preserve"> помечается</w:t>
      </w:r>
      <w:r w:rsidR="00666C66" w:rsidRPr="000822D2">
        <w:t xml:space="preserve"> модификаторами static и extern.</w:t>
      </w:r>
    </w:p>
    <w:p w14:paraId="7383FD31" w14:textId="1EBF5991" w:rsidR="00666C66" w:rsidRPr="000822D2" w:rsidRDefault="00A56894" w:rsidP="000822D2">
      <w:r>
        <w:tab/>
        <w:t>В случае разработки на языке C++</w:t>
      </w:r>
      <w:r w:rsidR="00666C66" w:rsidRPr="000822D2">
        <w:t xml:space="preserve"> </w:t>
      </w:r>
      <w:r>
        <w:t>используется</w:t>
      </w:r>
      <w:r w:rsidRPr="00A56894">
        <w:t xml:space="preserve"> </w:t>
      </w:r>
      <w:r w:rsidR="00666C66" w:rsidRPr="000822D2">
        <w:t xml:space="preserve">атрибут DllImportAttribute для идентификации библиотеки DLL и функции. </w:t>
      </w:r>
      <w:r>
        <w:t>М</w:t>
      </w:r>
      <w:r w:rsidR="00666C66" w:rsidRPr="000822D2">
        <w:t>етод</w:t>
      </w:r>
      <w:r>
        <w:t xml:space="preserve"> помечается</w:t>
      </w:r>
      <w:r w:rsidR="00666C66" w:rsidRPr="000822D2">
        <w:t xml:space="preserve"> или функцию оболочки модификатором extern "C".</w:t>
      </w:r>
    </w:p>
    <w:p w14:paraId="5DF154DA" w14:textId="2F2E4AE8" w:rsidR="0031608D" w:rsidRPr="000822D2" w:rsidRDefault="00A56894" w:rsidP="000822D2">
      <w:r>
        <w:tab/>
        <w:t>М</w:t>
      </w:r>
      <w:r w:rsidR="00666C66" w:rsidRPr="000822D2">
        <w:t>етод управляемого</w:t>
      </w:r>
      <w:r w:rsidRPr="00A56894">
        <w:t xml:space="preserve"> </w:t>
      </w:r>
      <w:r>
        <w:t>вызывается</w:t>
      </w:r>
      <w:r w:rsidR="00666C66" w:rsidRPr="000822D2">
        <w:t xml:space="preserve"> класса так же, как и любой другой управляемый метод. Передача структур и реализация функций обратного вызова представляют собой особые случаи.</w:t>
      </w:r>
    </w:p>
    <w:p w14:paraId="0E510750" w14:textId="5B20FAF9" w:rsidR="00666C66" w:rsidRPr="000822D2" w:rsidRDefault="00A56894" w:rsidP="000822D2">
      <w:r>
        <w:tab/>
      </w:r>
      <w:r w:rsidR="00666C66" w:rsidRPr="000822D2">
        <w:t>Вызов неуправляемого кода использует метаданные для нахождения экспортированных функций и маршалинга их аргументов во время выполнения. Этот процесс показан на рисунке</w:t>
      </w:r>
      <w:r w:rsidR="00365E71" w:rsidRPr="000822D2">
        <w:t xml:space="preserve"> </w:t>
      </w:r>
      <w:r w:rsidR="00710784">
        <w:t>4</w:t>
      </w:r>
      <w:r w:rsidR="00666C66" w:rsidRPr="000822D2">
        <w:t>.1.</w:t>
      </w:r>
    </w:p>
    <w:p w14:paraId="559252EA" w14:textId="77777777" w:rsidR="00666C66" w:rsidRPr="000822D2" w:rsidRDefault="00666C66" w:rsidP="000822D2">
      <w:r w:rsidRPr="000822D2">
        <w:rPr>
          <w:noProof/>
          <w:lang w:eastAsia="ru-RU"/>
        </w:rPr>
        <w:drawing>
          <wp:inline distT="0" distB="0" distL="0" distR="0" wp14:anchorId="7BE2DE4F" wp14:editId="4977721D">
            <wp:extent cx="5886450" cy="1828800"/>
            <wp:effectExtent l="0" t="0" r="0" b="0"/>
            <wp:docPr id="6" name="Рисунок 6" descr="Вызов неуправля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bd6c0-6ef6-47d2-bc42-489033e514df" descr="Вызов неуправляемого код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14:paraId="6983C674" w14:textId="129BD688" w:rsidR="00666C66" w:rsidRPr="000822D2" w:rsidRDefault="00666C66" w:rsidP="00A56894">
      <w:pPr>
        <w:jc w:val="center"/>
      </w:pPr>
      <w:r w:rsidRPr="000822D2">
        <w:t xml:space="preserve">Рисунок </w:t>
      </w:r>
      <w:fldSimple w:instr=" STYLEREF 1 \s ">
        <w:r w:rsidR="00700A93">
          <w:rPr>
            <w:noProof/>
          </w:rPr>
          <w:t>4</w:t>
        </w:r>
      </w:fldSimple>
      <w:r w:rsidR="008B0C25" w:rsidRPr="000822D2">
        <w:t>.</w:t>
      </w:r>
      <w:fldSimple w:instr=" SEQ Рисунок \* ARABIC \s 1 ">
        <w:r w:rsidR="00700A93">
          <w:rPr>
            <w:noProof/>
          </w:rPr>
          <w:t>1</w:t>
        </w:r>
      </w:fldSimple>
      <w:r w:rsidRPr="000822D2">
        <w:t xml:space="preserve"> – Вызов неуправляемой функции DLL с помощью вызова неуправляемого кода</w:t>
      </w:r>
    </w:p>
    <w:p w14:paraId="7F613C1C" w14:textId="360DA827" w:rsidR="00666C66" w:rsidRPr="000822D2" w:rsidRDefault="00A56894" w:rsidP="000822D2">
      <w:r>
        <w:tab/>
      </w:r>
      <w:r w:rsidR="00666C66" w:rsidRPr="000822D2">
        <w:t>Когда неуправляемый код вызывает неуправляемую функцию, то он выполняет следую</w:t>
      </w:r>
      <w:r>
        <w:t>щую последовательность действий:</w:t>
      </w:r>
    </w:p>
    <w:p w14:paraId="504BF48F" w14:textId="4233C2BB" w:rsidR="00666C66" w:rsidRPr="000822D2" w:rsidRDefault="00A56894" w:rsidP="00A56894">
      <w:pPr>
        <w:pStyle w:val="a5"/>
        <w:numPr>
          <w:ilvl w:val="0"/>
          <w:numId w:val="25"/>
        </w:numPr>
      </w:pPr>
      <w:r>
        <w:t>о</w:t>
      </w:r>
      <w:r w:rsidR="00666C66" w:rsidRPr="000822D2">
        <w:t xml:space="preserve">пределяет библиотеку DLL, </w:t>
      </w:r>
      <w:r>
        <w:t>содержащую функцию;</w:t>
      </w:r>
    </w:p>
    <w:p w14:paraId="0CF1EB7E" w14:textId="019E1E03" w:rsidR="00666C66" w:rsidRPr="000822D2" w:rsidRDefault="00A56894" w:rsidP="00A56894">
      <w:pPr>
        <w:pStyle w:val="a5"/>
        <w:numPr>
          <w:ilvl w:val="0"/>
          <w:numId w:val="25"/>
        </w:numPr>
      </w:pPr>
      <w:r>
        <w:t>з</w:t>
      </w:r>
      <w:r w:rsidR="00666C66" w:rsidRPr="000822D2">
        <w:t>а</w:t>
      </w:r>
      <w:r>
        <w:t>гружает библиотеку DLL в память;</w:t>
      </w:r>
    </w:p>
    <w:p w14:paraId="37E3F693" w14:textId="0E8ADA44" w:rsidR="00666C66" w:rsidRPr="000822D2" w:rsidRDefault="00A56894" w:rsidP="00A56894">
      <w:pPr>
        <w:pStyle w:val="a5"/>
        <w:numPr>
          <w:ilvl w:val="0"/>
          <w:numId w:val="25"/>
        </w:numPr>
      </w:pPr>
      <w:r>
        <w:t>н</w:t>
      </w:r>
      <w:r w:rsidR="00666C66" w:rsidRPr="000822D2">
        <w:t>аходит адрес функции в памяти и помещает ее аргументы в стек, выполнив по необходимости маршалинг данных. Поиск и загрузка библиотеки DLL, а также определение адреса функции в памяти выполняются т</w:t>
      </w:r>
      <w:r w:rsidR="004C5233">
        <w:t>олько при первом вызове функции;</w:t>
      </w:r>
    </w:p>
    <w:p w14:paraId="3F7728EA" w14:textId="307E19D6" w:rsidR="00666C66" w:rsidRPr="000822D2" w:rsidRDefault="004C5233" w:rsidP="00A56894">
      <w:pPr>
        <w:pStyle w:val="a5"/>
        <w:numPr>
          <w:ilvl w:val="0"/>
          <w:numId w:val="25"/>
        </w:numPr>
      </w:pPr>
      <w:r>
        <w:t>п</w:t>
      </w:r>
      <w:r w:rsidR="00666C66" w:rsidRPr="000822D2">
        <w:t>ередает управление неуправляемой функции.</w:t>
      </w:r>
    </w:p>
    <w:p w14:paraId="596965BC" w14:textId="18B338D0" w:rsidR="00666C66" w:rsidRPr="000822D2" w:rsidRDefault="004C5233" w:rsidP="000822D2">
      <w:r>
        <w:lastRenderedPageBreak/>
        <w:tab/>
      </w:r>
      <w:r w:rsidR="00666C66" w:rsidRPr="000822D2">
        <w:t>Вызов неуправляемого кода вызывает исключения, создаваемые неуправляемой функцией для управляемого вызывающего объекта.</w:t>
      </w:r>
    </w:p>
    <w:p w14:paraId="3B70B723" w14:textId="4ACCC19A" w:rsidR="00666C66" w:rsidRPr="000822D2" w:rsidRDefault="004C5233" w:rsidP="000822D2">
      <w:r>
        <w:tab/>
      </w:r>
      <w:r w:rsidR="00666C66" w:rsidRPr="000822D2">
        <w:t xml:space="preserve">Ниже </w:t>
      </w:r>
      <w:r w:rsidR="00176520" w:rsidRPr="000822D2">
        <w:t xml:space="preserve">в таблице </w:t>
      </w:r>
      <w:r w:rsidR="00710784">
        <w:t>4</w:t>
      </w:r>
      <w:r w:rsidR="00666C66" w:rsidRPr="000822D2">
        <w:t>.1 перечислены типы данных, используемые в функциях Win32 API (перечислены в файле Wtypes.h) и в функциях в стиле C. Многие неуправляемые библиотеки содержат функции, передающие эти типы данных в качестве параметров и возвращаемых значений. В третьем столбце представлены соответствующие встроенные типы значений .NET Framework или классы, используемые в управляемом коде. В некоторых случаях типы, перечисленные в таблице, можно заменить на типы того же размера.</w:t>
      </w:r>
    </w:p>
    <w:p w14:paraId="0AA62E5C" w14:textId="4EC535C3" w:rsidR="00666C66" w:rsidRPr="000822D2" w:rsidRDefault="00666C66" w:rsidP="000822D2">
      <w:r w:rsidRPr="000822D2">
        <w:t xml:space="preserve">Таблица </w:t>
      </w:r>
      <w:fldSimple w:instr=" STYLEREF 1 \s ">
        <w:r w:rsidR="00700A93">
          <w:rPr>
            <w:noProof/>
          </w:rPr>
          <w:t>4</w:t>
        </w:r>
      </w:fldSimple>
      <w:r w:rsidR="00DE2D83">
        <w:t>.</w:t>
      </w:r>
      <w:fldSimple w:instr=" SEQ Таблица \* ARABIC \s 1 ">
        <w:r w:rsidR="00700A93">
          <w:rPr>
            <w:noProof/>
          </w:rPr>
          <w:t>1</w:t>
        </w:r>
      </w:fldSimple>
      <w:r w:rsidRPr="000822D2">
        <w:t xml:space="preserve"> – Соответствие типов данных</w:t>
      </w:r>
    </w:p>
    <w:tbl>
      <w:tblPr>
        <w:tblStyle w:val="af0"/>
        <w:tblW w:w="0" w:type="auto"/>
        <w:tblLayout w:type="fixed"/>
        <w:tblLook w:val="04A0" w:firstRow="1" w:lastRow="0" w:firstColumn="1" w:lastColumn="0" w:noHBand="0" w:noVBand="1"/>
        <w:tblDescription w:val="table"/>
      </w:tblPr>
      <w:tblGrid>
        <w:gridCol w:w="2263"/>
        <w:gridCol w:w="2268"/>
        <w:gridCol w:w="2552"/>
        <w:gridCol w:w="2545"/>
      </w:tblGrid>
      <w:tr w:rsidR="00666C66" w:rsidRPr="000822D2" w14:paraId="35D3D7CC" w14:textId="77777777" w:rsidTr="00E549F6">
        <w:tc>
          <w:tcPr>
            <w:tcW w:w="2263" w:type="dxa"/>
            <w:vAlign w:val="center"/>
            <w:hideMark/>
          </w:tcPr>
          <w:p w14:paraId="244D275C" w14:textId="77777777" w:rsidR="00666C66" w:rsidRPr="000822D2" w:rsidRDefault="00666C66" w:rsidP="00E549F6">
            <w:pPr>
              <w:pStyle w:val="afd"/>
            </w:pPr>
            <w:r w:rsidRPr="000822D2">
              <w:t>Неуправляемый тип в Wtypes.h</w:t>
            </w:r>
          </w:p>
        </w:tc>
        <w:tc>
          <w:tcPr>
            <w:tcW w:w="2268" w:type="dxa"/>
            <w:vAlign w:val="center"/>
            <w:hideMark/>
          </w:tcPr>
          <w:p w14:paraId="3EEBC725" w14:textId="77777777" w:rsidR="00666C66" w:rsidRPr="000822D2" w:rsidRDefault="00666C66" w:rsidP="00E549F6">
            <w:pPr>
              <w:pStyle w:val="afd"/>
            </w:pPr>
            <w:r w:rsidRPr="000822D2">
              <w:t>Неуправляемый тип языка C</w:t>
            </w:r>
          </w:p>
        </w:tc>
        <w:tc>
          <w:tcPr>
            <w:tcW w:w="2552" w:type="dxa"/>
            <w:vAlign w:val="center"/>
            <w:hideMark/>
          </w:tcPr>
          <w:p w14:paraId="76439E4B" w14:textId="77777777" w:rsidR="00666C66" w:rsidRPr="000822D2" w:rsidRDefault="00666C66" w:rsidP="00E549F6">
            <w:pPr>
              <w:pStyle w:val="afd"/>
            </w:pPr>
            <w:r w:rsidRPr="000822D2">
              <w:t>Имя управляемого класса</w:t>
            </w:r>
          </w:p>
        </w:tc>
        <w:tc>
          <w:tcPr>
            <w:tcW w:w="2545" w:type="dxa"/>
            <w:vAlign w:val="center"/>
            <w:hideMark/>
          </w:tcPr>
          <w:p w14:paraId="1B1CAADE" w14:textId="77777777" w:rsidR="00666C66" w:rsidRPr="000822D2" w:rsidRDefault="00666C66" w:rsidP="00E549F6">
            <w:pPr>
              <w:pStyle w:val="afd"/>
            </w:pPr>
            <w:r w:rsidRPr="000822D2">
              <w:t>Описание</w:t>
            </w:r>
          </w:p>
        </w:tc>
      </w:tr>
      <w:tr w:rsidR="00666C66" w:rsidRPr="000822D2" w14:paraId="4EFE4394" w14:textId="77777777" w:rsidTr="00E549F6">
        <w:tc>
          <w:tcPr>
            <w:tcW w:w="2263" w:type="dxa"/>
            <w:hideMark/>
          </w:tcPr>
          <w:p w14:paraId="1B0A7C16" w14:textId="77777777" w:rsidR="00666C66" w:rsidRPr="000822D2" w:rsidRDefault="00666C66" w:rsidP="00E549F6">
            <w:pPr>
              <w:pStyle w:val="afd"/>
            </w:pPr>
            <w:r w:rsidRPr="000822D2">
              <w:t>HANDLE</w:t>
            </w:r>
          </w:p>
        </w:tc>
        <w:tc>
          <w:tcPr>
            <w:tcW w:w="2268" w:type="dxa"/>
            <w:hideMark/>
          </w:tcPr>
          <w:p w14:paraId="7C471CB3" w14:textId="77777777" w:rsidR="00666C66" w:rsidRPr="000822D2" w:rsidRDefault="00666C66" w:rsidP="00E549F6">
            <w:pPr>
              <w:pStyle w:val="afd"/>
            </w:pPr>
            <w:r w:rsidRPr="000822D2">
              <w:t>void*</w:t>
            </w:r>
          </w:p>
        </w:tc>
        <w:tc>
          <w:tcPr>
            <w:tcW w:w="2552" w:type="dxa"/>
            <w:hideMark/>
          </w:tcPr>
          <w:p w14:paraId="4F24EE85" w14:textId="77777777" w:rsidR="00666C66" w:rsidRPr="000822D2" w:rsidRDefault="00666C66" w:rsidP="00E549F6">
            <w:pPr>
              <w:pStyle w:val="afd"/>
            </w:pPr>
            <w:r w:rsidRPr="000822D2">
              <w:t>System.IntPtr</w:t>
            </w:r>
          </w:p>
        </w:tc>
        <w:tc>
          <w:tcPr>
            <w:tcW w:w="2545" w:type="dxa"/>
            <w:hideMark/>
          </w:tcPr>
          <w:p w14:paraId="56DF48F2" w14:textId="77777777" w:rsidR="00666C66" w:rsidRPr="000822D2" w:rsidRDefault="00666C66" w:rsidP="00E549F6">
            <w:pPr>
              <w:pStyle w:val="afd"/>
            </w:pPr>
            <w:r w:rsidRPr="000822D2">
              <w:t>32 бита в 32-разрядных операционных системах Windows, 64 бита в 64-разрядных операционных системах Windows.</w:t>
            </w:r>
          </w:p>
        </w:tc>
      </w:tr>
      <w:tr w:rsidR="00666C66" w:rsidRPr="000822D2" w14:paraId="7094B064" w14:textId="77777777" w:rsidTr="00E549F6">
        <w:tc>
          <w:tcPr>
            <w:tcW w:w="2263" w:type="dxa"/>
            <w:hideMark/>
          </w:tcPr>
          <w:p w14:paraId="0B73728A" w14:textId="77777777" w:rsidR="00666C66" w:rsidRPr="000822D2" w:rsidRDefault="00666C66" w:rsidP="00E549F6">
            <w:pPr>
              <w:pStyle w:val="afd"/>
            </w:pPr>
            <w:r w:rsidRPr="000822D2">
              <w:t>BYTE</w:t>
            </w:r>
          </w:p>
        </w:tc>
        <w:tc>
          <w:tcPr>
            <w:tcW w:w="2268" w:type="dxa"/>
            <w:hideMark/>
          </w:tcPr>
          <w:p w14:paraId="66FDCF94" w14:textId="77777777" w:rsidR="00666C66" w:rsidRPr="000822D2" w:rsidRDefault="00666C66" w:rsidP="00E549F6">
            <w:pPr>
              <w:pStyle w:val="afd"/>
            </w:pPr>
            <w:r w:rsidRPr="000822D2">
              <w:t>unsigned char</w:t>
            </w:r>
          </w:p>
        </w:tc>
        <w:tc>
          <w:tcPr>
            <w:tcW w:w="2552" w:type="dxa"/>
            <w:hideMark/>
          </w:tcPr>
          <w:p w14:paraId="32114A7E" w14:textId="77777777" w:rsidR="00666C66" w:rsidRPr="000822D2" w:rsidRDefault="00666C66" w:rsidP="00E549F6">
            <w:pPr>
              <w:pStyle w:val="afd"/>
            </w:pPr>
            <w:r w:rsidRPr="000822D2">
              <w:t>System.Byte</w:t>
            </w:r>
          </w:p>
        </w:tc>
        <w:tc>
          <w:tcPr>
            <w:tcW w:w="2545" w:type="dxa"/>
            <w:hideMark/>
          </w:tcPr>
          <w:p w14:paraId="5C638290" w14:textId="77777777" w:rsidR="00666C66" w:rsidRPr="000822D2" w:rsidRDefault="00666C66" w:rsidP="00E549F6">
            <w:pPr>
              <w:pStyle w:val="afd"/>
            </w:pPr>
            <w:r w:rsidRPr="000822D2">
              <w:t>8 бит</w:t>
            </w:r>
          </w:p>
        </w:tc>
      </w:tr>
      <w:tr w:rsidR="00666C66" w:rsidRPr="000822D2" w14:paraId="0FEB04D2" w14:textId="77777777" w:rsidTr="00E549F6">
        <w:tc>
          <w:tcPr>
            <w:tcW w:w="2263" w:type="dxa"/>
            <w:hideMark/>
          </w:tcPr>
          <w:p w14:paraId="133FE39E" w14:textId="77777777" w:rsidR="00666C66" w:rsidRPr="000822D2" w:rsidRDefault="00666C66" w:rsidP="00E549F6">
            <w:pPr>
              <w:pStyle w:val="afd"/>
            </w:pPr>
            <w:r w:rsidRPr="000822D2">
              <w:t>Short</w:t>
            </w:r>
          </w:p>
        </w:tc>
        <w:tc>
          <w:tcPr>
            <w:tcW w:w="2268" w:type="dxa"/>
            <w:hideMark/>
          </w:tcPr>
          <w:p w14:paraId="150BDE79" w14:textId="77777777" w:rsidR="00666C66" w:rsidRPr="000822D2" w:rsidRDefault="00666C66" w:rsidP="00E549F6">
            <w:pPr>
              <w:pStyle w:val="afd"/>
            </w:pPr>
            <w:r w:rsidRPr="000822D2">
              <w:t>Short</w:t>
            </w:r>
          </w:p>
        </w:tc>
        <w:tc>
          <w:tcPr>
            <w:tcW w:w="2552" w:type="dxa"/>
            <w:hideMark/>
          </w:tcPr>
          <w:p w14:paraId="036272AC" w14:textId="77777777" w:rsidR="00666C66" w:rsidRPr="000822D2" w:rsidRDefault="00666C66" w:rsidP="00E549F6">
            <w:pPr>
              <w:pStyle w:val="afd"/>
            </w:pPr>
            <w:r w:rsidRPr="000822D2">
              <w:t>System.Int16</w:t>
            </w:r>
          </w:p>
        </w:tc>
        <w:tc>
          <w:tcPr>
            <w:tcW w:w="2545" w:type="dxa"/>
            <w:hideMark/>
          </w:tcPr>
          <w:p w14:paraId="72D5D220" w14:textId="77777777" w:rsidR="00666C66" w:rsidRPr="000822D2" w:rsidRDefault="00666C66" w:rsidP="00E549F6">
            <w:pPr>
              <w:pStyle w:val="afd"/>
            </w:pPr>
            <w:r w:rsidRPr="000822D2">
              <w:t>16 бит</w:t>
            </w:r>
          </w:p>
        </w:tc>
      </w:tr>
      <w:tr w:rsidR="00666C66" w:rsidRPr="000822D2" w14:paraId="35718682" w14:textId="77777777" w:rsidTr="00E549F6">
        <w:tc>
          <w:tcPr>
            <w:tcW w:w="2263" w:type="dxa"/>
            <w:hideMark/>
          </w:tcPr>
          <w:p w14:paraId="4624B50B" w14:textId="77777777" w:rsidR="00666C66" w:rsidRPr="000822D2" w:rsidRDefault="00666C66" w:rsidP="00E549F6">
            <w:pPr>
              <w:pStyle w:val="afd"/>
            </w:pPr>
            <w:r w:rsidRPr="000822D2">
              <w:t>WORD</w:t>
            </w:r>
          </w:p>
        </w:tc>
        <w:tc>
          <w:tcPr>
            <w:tcW w:w="2268" w:type="dxa"/>
            <w:hideMark/>
          </w:tcPr>
          <w:p w14:paraId="09424F26" w14:textId="77777777" w:rsidR="00666C66" w:rsidRPr="000822D2" w:rsidRDefault="00666C66" w:rsidP="00E549F6">
            <w:pPr>
              <w:pStyle w:val="afd"/>
            </w:pPr>
            <w:r w:rsidRPr="000822D2">
              <w:t>unsigned short</w:t>
            </w:r>
          </w:p>
        </w:tc>
        <w:tc>
          <w:tcPr>
            <w:tcW w:w="2552" w:type="dxa"/>
            <w:hideMark/>
          </w:tcPr>
          <w:p w14:paraId="4FE32AB6" w14:textId="77777777" w:rsidR="00666C66" w:rsidRPr="000822D2" w:rsidRDefault="00666C66" w:rsidP="00E549F6">
            <w:pPr>
              <w:pStyle w:val="afd"/>
            </w:pPr>
            <w:r w:rsidRPr="000822D2">
              <w:t>System.UInt16</w:t>
            </w:r>
          </w:p>
        </w:tc>
        <w:tc>
          <w:tcPr>
            <w:tcW w:w="2545" w:type="dxa"/>
            <w:hideMark/>
          </w:tcPr>
          <w:p w14:paraId="58EA7403" w14:textId="77777777" w:rsidR="00666C66" w:rsidRPr="000822D2" w:rsidRDefault="00666C66" w:rsidP="00E549F6">
            <w:pPr>
              <w:pStyle w:val="afd"/>
            </w:pPr>
            <w:r w:rsidRPr="000822D2">
              <w:t>16 бит</w:t>
            </w:r>
          </w:p>
        </w:tc>
      </w:tr>
      <w:tr w:rsidR="00666C66" w:rsidRPr="000822D2" w14:paraId="491FA566" w14:textId="77777777" w:rsidTr="00E549F6">
        <w:tc>
          <w:tcPr>
            <w:tcW w:w="2263" w:type="dxa"/>
            <w:hideMark/>
          </w:tcPr>
          <w:p w14:paraId="5F4206E3" w14:textId="77777777" w:rsidR="00666C66" w:rsidRPr="000822D2" w:rsidRDefault="00666C66" w:rsidP="00E549F6">
            <w:pPr>
              <w:pStyle w:val="afd"/>
            </w:pPr>
            <w:r w:rsidRPr="000822D2">
              <w:t>int</w:t>
            </w:r>
          </w:p>
        </w:tc>
        <w:tc>
          <w:tcPr>
            <w:tcW w:w="2268" w:type="dxa"/>
            <w:hideMark/>
          </w:tcPr>
          <w:p w14:paraId="030F0E42" w14:textId="77777777" w:rsidR="00666C66" w:rsidRPr="000822D2" w:rsidRDefault="00666C66" w:rsidP="00E549F6">
            <w:pPr>
              <w:pStyle w:val="afd"/>
            </w:pPr>
            <w:r w:rsidRPr="000822D2">
              <w:t>int</w:t>
            </w:r>
          </w:p>
        </w:tc>
        <w:tc>
          <w:tcPr>
            <w:tcW w:w="2552" w:type="dxa"/>
            <w:hideMark/>
          </w:tcPr>
          <w:p w14:paraId="73A29AA4" w14:textId="77777777" w:rsidR="00666C66" w:rsidRPr="000822D2" w:rsidRDefault="00666C66" w:rsidP="00E549F6">
            <w:pPr>
              <w:pStyle w:val="afd"/>
            </w:pPr>
            <w:r w:rsidRPr="000822D2">
              <w:t>System.Int32</w:t>
            </w:r>
          </w:p>
        </w:tc>
        <w:tc>
          <w:tcPr>
            <w:tcW w:w="2545" w:type="dxa"/>
            <w:hideMark/>
          </w:tcPr>
          <w:p w14:paraId="40138D47" w14:textId="77777777" w:rsidR="00666C66" w:rsidRPr="000822D2" w:rsidRDefault="00666C66" w:rsidP="00E549F6">
            <w:pPr>
              <w:pStyle w:val="afd"/>
            </w:pPr>
            <w:r w:rsidRPr="000822D2">
              <w:t>32 бита</w:t>
            </w:r>
          </w:p>
        </w:tc>
      </w:tr>
      <w:tr w:rsidR="00666C66" w:rsidRPr="000822D2" w14:paraId="1212FB82" w14:textId="77777777" w:rsidTr="00E549F6">
        <w:tc>
          <w:tcPr>
            <w:tcW w:w="2263" w:type="dxa"/>
            <w:hideMark/>
          </w:tcPr>
          <w:p w14:paraId="5E191444" w14:textId="77777777" w:rsidR="00666C66" w:rsidRPr="000822D2" w:rsidRDefault="00666C66" w:rsidP="00E549F6">
            <w:pPr>
              <w:pStyle w:val="afd"/>
            </w:pPr>
            <w:r w:rsidRPr="000822D2">
              <w:t>UINT</w:t>
            </w:r>
          </w:p>
        </w:tc>
        <w:tc>
          <w:tcPr>
            <w:tcW w:w="2268" w:type="dxa"/>
            <w:hideMark/>
          </w:tcPr>
          <w:p w14:paraId="032B6938" w14:textId="77777777" w:rsidR="00666C66" w:rsidRPr="000822D2" w:rsidRDefault="00666C66" w:rsidP="00E549F6">
            <w:pPr>
              <w:pStyle w:val="afd"/>
            </w:pPr>
            <w:r w:rsidRPr="000822D2">
              <w:t>unsigned int</w:t>
            </w:r>
          </w:p>
        </w:tc>
        <w:tc>
          <w:tcPr>
            <w:tcW w:w="2552" w:type="dxa"/>
            <w:hideMark/>
          </w:tcPr>
          <w:p w14:paraId="33704E21" w14:textId="77777777" w:rsidR="00666C66" w:rsidRPr="000822D2" w:rsidRDefault="00666C66" w:rsidP="00E549F6">
            <w:pPr>
              <w:pStyle w:val="afd"/>
            </w:pPr>
            <w:r w:rsidRPr="000822D2">
              <w:t>System.UInt32</w:t>
            </w:r>
          </w:p>
        </w:tc>
        <w:tc>
          <w:tcPr>
            <w:tcW w:w="2545" w:type="dxa"/>
            <w:hideMark/>
          </w:tcPr>
          <w:p w14:paraId="76721816" w14:textId="77777777" w:rsidR="00666C66" w:rsidRPr="000822D2" w:rsidRDefault="00666C66" w:rsidP="00E549F6">
            <w:pPr>
              <w:pStyle w:val="afd"/>
            </w:pPr>
            <w:r w:rsidRPr="000822D2">
              <w:t>32 бита</w:t>
            </w:r>
          </w:p>
        </w:tc>
      </w:tr>
      <w:tr w:rsidR="00666C66" w:rsidRPr="000822D2" w14:paraId="30DEE94C" w14:textId="77777777" w:rsidTr="00E549F6">
        <w:tc>
          <w:tcPr>
            <w:tcW w:w="2263" w:type="dxa"/>
            <w:hideMark/>
          </w:tcPr>
          <w:p w14:paraId="7D4752E9" w14:textId="77777777" w:rsidR="00666C66" w:rsidRPr="000822D2" w:rsidRDefault="00666C66" w:rsidP="00E549F6">
            <w:pPr>
              <w:pStyle w:val="afd"/>
            </w:pPr>
            <w:r w:rsidRPr="000822D2">
              <w:t>LONG</w:t>
            </w:r>
          </w:p>
        </w:tc>
        <w:tc>
          <w:tcPr>
            <w:tcW w:w="2268" w:type="dxa"/>
            <w:hideMark/>
          </w:tcPr>
          <w:p w14:paraId="3444A6B0" w14:textId="77777777" w:rsidR="00666C66" w:rsidRPr="000822D2" w:rsidRDefault="00666C66" w:rsidP="00E549F6">
            <w:pPr>
              <w:pStyle w:val="afd"/>
            </w:pPr>
            <w:r w:rsidRPr="000822D2">
              <w:t>long</w:t>
            </w:r>
          </w:p>
        </w:tc>
        <w:tc>
          <w:tcPr>
            <w:tcW w:w="2552" w:type="dxa"/>
            <w:hideMark/>
          </w:tcPr>
          <w:p w14:paraId="48BB7319" w14:textId="77777777" w:rsidR="00666C66" w:rsidRPr="000822D2" w:rsidRDefault="00666C66" w:rsidP="00E549F6">
            <w:pPr>
              <w:pStyle w:val="afd"/>
            </w:pPr>
            <w:r w:rsidRPr="000822D2">
              <w:t>System.Int32</w:t>
            </w:r>
          </w:p>
        </w:tc>
        <w:tc>
          <w:tcPr>
            <w:tcW w:w="2545" w:type="dxa"/>
            <w:hideMark/>
          </w:tcPr>
          <w:p w14:paraId="5A3B52A8" w14:textId="77777777" w:rsidR="00666C66" w:rsidRPr="000822D2" w:rsidRDefault="00666C66" w:rsidP="00E549F6">
            <w:pPr>
              <w:pStyle w:val="afd"/>
            </w:pPr>
            <w:r w:rsidRPr="000822D2">
              <w:t>32 бита</w:t>
            </w:r>
          </w:p>
        </w:tc>
      </w:tr>
      <w:tr w:rsidR="00666C66" w:rsidRPr="000822D2" w14:paraId="7418B4D7" w14:textId="77777777" w:rsidTr="00E549F6">
        <w:tc>
          <w:tcPr>
            <w:tcW w:w="2263" w:type="dxa"/>
            <w:tcBorders>
              <w:bottom w:val="single" w:sz="4" w:space="0" w:color="auto"/>
            </w:tcBorders>
            <w:hideMark/>
          </w:tcPr>
          <w:p w14:paraId="72A8E285" w14:textId="77777777" w:rsidR="00666C66" w:rsidRPr="000822D2" w:rsidRDefault="00666C66" w:rsidP="00E549F6">
            <w:pPr>
              <w:pStyle w:val="afd"/>
            </w:pPr>
            <w:r w:rsidRPr="000822D2">
              <w:t>BOOL</w:t>
            </w:r>
          </w:p>
        </w:tc>
        <w:tc>
          <w:tcPr>
            <w:tcW w:w="2268" w:type="dxa"/>
            <w:tcBorders>
              <w:bottom w:val="single" w:sz="4" w:space="0" w:color="auto"/>
            </w:tcBorders>
            <w:hideMark/>
          </w:tcPr>
          <w:p w14:paraId="54070752" w14:textId="77777777" w:rsidR="00666C66" w:rsidRPr="000822D2" w:rsidRDefault="00666C66" w:rsidP="00E549F6">
            <w:pPr>
              <w:pStyle w:val="afd"/>
            </w:pPr>
            <w:r w:rsidRPr="000822D2">
              <w:t>long</w:t>
            </w:r>
          </w:p>
        </w:tc>
        <w:tc>
          <w:tcPr>
            <w:tcW w:w="2552" w:type="dxa"/>
            <w:tcBorders>
              <w:bottom w:val="single" w:sz="4" w:space="0" w:color="auto"/>
            </w:tcBorders>
            <w:hideMark/>
          </w:tcPr>
          <w:p w14:paraId="2CB0AA22" w14:textId="77777777" w:rsidR="00666C66" w:rsidRPr="000822D2" w:rsidRDefault="00666C66" w:rsidP="00E549F6">
            <w:pPr>
              <w:pStyle w:val="afd"/>
            </w:pPr>
            <w:r w:rsidRPr="000822D2">
              <w:t>System.Byte</w:t>
            </w:r>
          </w:p>
        </w:tc>
        <w:tc>
          <w:tcPr>
            <w:tcW w:w="2545" w:type="dxa"/>
            <w:tcBorders>
              <w:bottom w:val="single" w:sz="4" w:space="0" w:color="auto"/>
            </w:tcBorders>
            <w:hideMark/>
          </w:tcPr>
          <w:p w14:paraId="107BAFEC" w14:textId="77777777" w:rsidR="00666C66" w:rsidRPr="000822D2" w:rsidRDefault="00666C66" w:rsidP="00E549F6">
            <w:pPr>
              <w:pStyle w:val="afd"/>
            </w:pPr>
            <w:r w:rsidRPr="000822D2">
              <w:t>32 бита</w:t>
            </w:r>
          </w:p>
        </w:tc>
      </w:tr>
      <w:tr w:rsidR="00666C66" w:rsidRPr="000822D2" w14:paraId="7A6C121D" w14:textId="77777777" w:rsidTr="00E549F6">
        <w:tc>
          <w:tcPr>
            <w:tcW w:w="2263" w:type="dxa"/>
            <w:tcBorders>
              <w:bottom w:val="nil"/>
            </w:tcBorders>
            <w:hideMark/>
          </w:tcPr>
          <w:p w14:paraId="72DEA093" w14:textId="77777777" w:rsidR="00666C66" w:rsidRPr="000822D2" w:rsidRDefault="00666C66" w:rsidP="00E549F6">
            <w:pPr>
              <w:pStyle w:val="afd"/>
            </w:pPr>
            <w:r w:rsidRPr="000822D2">
              <w:t>DWORD</w:t>
            </w:r>
          </w:p>
        </w:tc>
        <w:tc>
          <w:tcPr>
            <w:tcW w:w="2268" w:type="dxa"/>
            <w:tcBorders>
              <w:bottom w:val="nil"/>
            </w:tcBorders>
            <w:hideMark/>
          </w:tcPr>
          <w:p w14:paraId="61C32CFF" w14:textId="77777777" w:rsidR="00666C66" w:rsidRPr="000822D2" w:rsidRDefault="00666C66" w:rsidP="00E549F6">
            <w:pPr>
              <w:pStyle w:val="afd"/>
            </w:pPr>
            <w:r w:rsidRPr="000822D2">
              <w:t>unsigned long</w:t>
            </w:r>
          </w:p>
        </w:tc>
        <w:tc>
          <w:tcPr>
            <w:tcW w:w="2552" w:type="dxa"/>
            <w:tcBorders>
              <w:bottom w:val="nil"/>
            </w:tcBorders>
            <w:hideMark/>
          </w:tcPr>
          <w:p w14:paraId="17A22DBF" w14:textId="77777777" w:rsidR="00666C66" w:rsidRPr="000822D2" w:rsidRDefault="00666C66" w:rsidP="00E549F6">
            <w:pPr>
              <w:pStyle w:val="afd"/>
            </w:pPr>
            <w:r w:rsidRPr="000822D2">
              <w:t>System.UInt32</w:t>
            </w:r>
          </w:p>
        </w:tc>
        <w:tc>
          <w:tcPr>
            <w:tcW w:w="2545" w:type="dxa"/>
            <w:tcBorders>
              <w:bottom w:val="nil"/>
            </w:tcBorders>
            <w:hideMark/>
          </w:tcPr>
          <w:p w14:paraId="43C1BC92" w14:textId="77777777" w:rsidR="00666C66" w:rsidRPr="000822D2" w:rsidRDefault="00666C66" w:rsidP="00E549F6">
            <w:pPr>
              <w:pStyle w:val="afd"/>
            </w:pPr>
            <w:r w:rsidRPr="000822D2">
              <w:t>32 бита</w:t>
            </w:r>
          </w:p>
        </w:tc>
      </w:tr>
      <w:tr w:rsidR="00666C66" w:rsidRPr="000822D2" w14:paraId="4244C346" w14:textId="77777777" w:rsidTr="00E549F6">
        <w:tc>
          <w:tcPr>
            <w:tcW w:w="2263" w:type="dxa"/>
            <w:tcBorders>
              <w:bottom w:val="single" w:sz="4" w:space="0" w:color="auto"/>
            </w:tcBorders>
            <w:hideMark/>
          </w:tcPr>
          <w:p w14:paraId="1EFFE403" w14:textId="77777777" w:rsidR="00666C66" w:rsidRPr="000822D2" w:rsidRDefault="00666C66" w:rsidP="00E549F6">
            <w:pPr>
              <w:pStyle w:val="afd"/>
            </w:pPr>
            <w:r w:rsidRPr="000822D2">
              <w:t>ULONG</w:t>
            </w:r>
          </w:p>
        </w:tc>
        <w:tc>
          <w:tcPr>
            <w:tcW w:w="2268" w:type="dxa"/>
            <w:tcBorders>
              <w:bottom w:val="single" w:sz="4" w:space="0" w:color="auto"/>
            </w:tcBorders>
            <w:hideMark/>
          </w:tcPr>
          <w:p w14:paraId="59DB1C22" w14:textId="77777777" w:rsidR="00666C66" w:rsidRPr="000822D2" w:rsidRDefault="00666C66" w:rsidP="00E549F6">
            <w:pPr>
              <w:pStyle w:val="afd"/>
            </w:pPr>
            <w:r w:rsidRPr="000822D2">
              <w:t>unsigned long</w:t>
            </w:r>
          </w:p>
        </w:tc>
        <w:tc>
          <w:tcPr>
            <w:tcW w:w="2552" w:type="dxa"/>
            <w:tcBorders>
              <w:bottom w:val="single" w:sz="4" w:space="0" w:color="auto"/>
            </w:tcBorders>
            <w:hideMark/>
          </w:tcPr>
          <w:p w14:paraId="45D32469" w14:textId="77777777" w:rsidR="00666C66" w:rsidRPr="000822D2" w:rsidRDefault="00666C66" w:rsidP="00E549F6">
            <w:pPr>
              <w:pStyle w:val="afd"/>
            </w:pPr>
            <w:r w:rsidRPr="000822D2">
              <w:t>System.UInt32</w:t>
            </w:r>
          </w:p>
        </w:tc>
        <w:tc>
          <w:tcPr>
            <w:tcW w:w="2545" w:type="dxa"/>
            <w:tcBorders>
              <w:bottom w:val="single" w:sz="4" w:space="0" w:color="auto"/>
            </w:tcBorders>
            <w:hideMark/>
          </w:tcPr>
          <w:p w14:paraId="5028A4BD" w14:textId="77777777" w:rsidR="00666C66" w:rsidRPr="000822D2" w:rsidRDefault="00666C66" w:rsidP="00E549F6">
            <w:pPr>
              <w:pStyle w:val="afd"/>
            </w:pPr>
            <w:r w:rsidRPr="000822D2">
              <w:t>32 бита</w:t>
            </w:r>
          </w:p>
        </w:tc>
      </w:tr>
      <w:tr w:rsidR="00666C66" w:rsidRPr="000822D2" w14:paraId="0227D70C" w14:textId="77777777" w:rsidTr="00E549F6">
        <w:tc>
          <w:tcPr>
            <w:tcW w:w="2263" w:type="dxa"/>
            <w:tcBorders>
              <w:bottom w:val="nil"/>
            </w:tcBorders>
            <w:hideMark/>
          </w:tcPr>
          <w:p w14:paraId="63041B63" w14:textId="77777777" w:rsidR="00666C66" w:rsidRPr="000822D2" w:rsidRDefault="00666C66" w:rsidP="00E549F6">
            <w:pPr>
              <w:pStyle w:val="afd"/>
            </w:pPr>
            <w:r w:rsidRPr="000822D2">
              <w:t>CHAR</w:t>
            </w:r>
          </w:p>
        </w:tc>
        <w:tc>
          <w:tcPr>
            <w:tcW w:w="2268" w:type="dxa"/>
            <w:tcBorders>
              <w:bottom w:val="nil"/>
            </w:tcBorders>
            <w:hideMark/>
          </w:tcPr>
          <w:p w14:paraId="2F9B7F54" w14:textId="77777777" w:rsidR="00666C66" w:rsidRPr="000822D2" w:rsidRDefault="00666C66" w:rsidP="00E549F6">
            <w:pPr>
              <w:pStyle w:val="afd"/>
            </w:pPr>
            <w:r w:rsidRPr="000822D2">
              <w:t>char</w:t>
            </w:r>
          </w:p>
        </w:tc>
        <w:tc>
          <w:tcPr>
            <w:tcW w:w="2552" w:type="dxa"/>
            <w:tcBorders>
              <w:bottom w:val="nil"/>
            </w:tcBorders>
            <w:hideMark/>
          </w:tcPr>
          <w:p w14:paraId="7B709599" w14:textId="77777777" w:rsidR="00666C66" w:rsidRPr="000822D2" w:rsidRDefault="00666C66" w:rsidP="00E549F6">
            <w:pPr>
              <w:pStyle w:val="afd"/>
            </w:pPr>
            <w:r w:rsidRPr="000822D2">
              <w:t>System.Char</w:t>
            </w:r>
          </w:p>
        </w:tc>
        <w:tc>
          <w:tcPr>
            <w:tcW w:w="2545" w:type="dxa"/>
            <w:tcBorders>
              <w:bottom w:val="nil"/>
            </w:tcBorders>
            <w:hideMark/>
          </w:tcPr>
          <w:p w14:paraId="292817DA" w14:textId="77777777" w:rsidR="00666C66" w:rsidRPr="000822D2" w:rsidRDefault="00666C66" w:rsidP="00E549F6">
            <w:pPr>
              <w:pStyle w:val="afd"/>
            </w:pPr>
            <w:r w:rsidRPr="000822D2">
              <w:t>В кодировке ANSI.</w:t>
            </w:r>
          </w:p>
        </w:tc>
      </w:tr>
      <w:tr w:rsidR="00666C66" w:rsidRPr="000822D2" w14:paraId="026C9900" w14:textId="77777777" w:rsidTr="00E549F6">
        <w:tc>
          <w:tcPr>
            <w:tcW w:w="2263" w:type="dxa"/>
            <w:hideMark/>
          </w:tcPr>
          <w:p w14:paraId="4D719A76" w14:textId="77777777" w:rsidR="00666C66" w:rsidRPr="000822D2" w:rsidRDefault="00666C66" w:rsidP="00E549F6">
            <w:pPr>
              <w:pStyle w:val="afd"/>
            </w:pPr>
            <w:r w:rsidRPr="000822D2">
              <w:t>WCHAR</w:t>
            </w:r>
          </w:p>
        </w:tc>
        <w:tc>
          <w:tcPr>
            <w:tcW w:w="2268" w:type="dxa"/>
            <w:hideMark/>
          </w:tcPr>
          <w:p w14:paraId="1A3F7611" w14:textId="77777777" w:rsidR="00666C66" w:rsidRPr="000822D2" w:rsidRDefault="00666C66" w:rsidP="00E549F6">
            <w:pPr>
              <w:pStyle w:val="afd"/>
            </w:pPr>
            <w:r w:rsidRPr="000822D2">
              <w:t>wchar_t</w:t>
            </w:r>
          </w:p>
        </w:tc>
        <w:tc>
          <w:tcPr>
            <w:tcW w:w="2552" w:type="dxa"/>
            <w:hideMark/>
          </w:tcPr>
          <w:p w14:paraId="0FA12273" w14:textId="77777777" w:rsidR="00666C66" w:rsidRPr="000822D2" w:rsidRDefault="00666C66" w:rsidP="00E549F6">
            <w:pPr>
              <w:pStyle w:val="afd"/>
            </w:pPr>
            <w:r w:rsidRPr="000822D2">
              <w:t>System.Char</w:t>
            </w:r>
          </w:p>
        </w:tc>
        <w:tc>
          <w:tcPr>
            <w:tcW w:w="2545" w:type="dxa"/>
            <w:hideMark/>
          </w:tcPr>
          <w:p w14:paraId="33B35910" w14:textId="77777777" w:rsidR="00666C66" w:rsidRPr="000822D2" w:rsidRDefault="00666C66" w:rsidP="00E549F6">
            <w:pPr>
              <w:pStyle w:val="afd"/>
            </w:pPr>
            <w:r w:rsidRPr="000822D2">
              <w:t>В кодировке Юникод.</w:t>
            </w:r>
          </w:p>
        </w:tc>
      </w:tr>
      <w:tr w:rsidR="00666C66" w:rsidRPr="000822D2" w14:paraId="6F2A5C9D" w14:textId="77777777" w:rsidTr="00E549F6">
        <w:tc>
          <w:tcPr>
            <w:tcW w:w="2263" w:type="dxa"/>
            <w:tcBorders>
              <w:bottom w:val="single" w:sz="4" w:space="0" w:color="auto"/>
            </w:tcBorders>
            <w:hideMark/>
          </w:tcPr>
          <w:p w14:paraId="1B3654D7" w14:textId="77777777" w:rsidR="00666C66" w:rsidRPr="000822D2" w:rsidRDefault="00666C66" w:rsidP="00E549F6">
            <w:pPr>
              <w:pStyle w:val="afd"/>
            </w:pPr>
            <w:r w:rsidRPr="000822D2">
              <w:t>LPSTR</w:t>
            </w:r>
          </w:p>
        </w:tc>
        <w:tc>
          <w:tcPr>
            <w:tcW w:w="2268" w:type="dxa"/>
            <w:tcBorders>
              <w:bottom w:val="single" w:sz="4" w:space="0" w:color="auto"/>
            </w:tcBorders>
            <w:hideMark/>
          </w:tcPr>
          <w:p w14:paraId="0E618CA9" w14:textId="77777777" w:rsidR="00666C66" w:rsidRPr="000822D2" w:rsidRDefault="00666C66" w:rsidP="00E549F6">
            <w:pPr>
              <w:pStyle w:val="afd"/>
            </w:pPr>
            <w:r w:rsidRPr="000822D2">
              <w:t>char*</w:t>
            </w:r>
          </w:p>
        </w:tc>
        <w:tc>
          <w:tcPr>
            <w:tcW w:w="2552" w:type="dxa"/>
            <w:tcBorders>
              <w:bottom w:val="single" w:sz="4" w:space="0" w:color="auto"/>
            </w:tcBorders>
            <w:hideMark/>
          </w:tcPr>
          <w:p w14:paraId="4F5DDDA0"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w:t>
            </w:r>
            <w:proofErr w:type="gramStart"/>
            <w:r w:rsidRPr="00F41BE5">
              <w:rPr>
                <w:lang w:val="en-US"/>
              </w:rPr>
              <w:t>System.Text.StringBuilder</w:t>
            </w:r>
            <w:proofErr w:type="gramEnd"/>
          </w:p>
        </w:tc>
        <w:tc>
          <w:tcPr>
            <w:tcW w:w="2545" w:type="dxa"/>
            <w:tcBorders>
              <w:bottom w:val="single" w:sz="4" w:space="0" w:color="auto"/>
            </w:tcBorders>
            <w:hideMark/>
          </w:tcPr>
          <w:p w14:paraId="5F0C1FBC" w14:textId="77777777" w:rsidR="00666C66" w:rsidRPr="000822D2" w:rsidRDefault="00666C66" w:rsidP="00E549F6">
            <w:pPr>
              <w:pStyle w:val="afd"/>
            </w:pPr>
            <w:r w:rsidRPr="000822D2">
              <w:t>В кодировке ANSI.</w:t>
            </w:r>
          </w:p>
        </w:tc>
      </w:tr>
      <w:tr w:rsidR="00666C66" w:rsidRPr="000822D2" w14:paraId="7C75F27C" w14:textId="77777777" w:rsidTr="00E549F6">
        <w:tc>
          <w:tcPr>
            <w:tcW w:w="2263" w:type="dxa"/>
            <w:tcBorders>
              <w:bottom w:val="nil"/>
            </w:tcBorders>
            <w:hideMark/>
          </w:tcPr>
          <w:p w14:paraId="472FF3C3" w14:textId="77777777" w:rsidR="00666C66" w:rsidRPr="000822D2" w:rsidRDefault="00666C66" w:rsidP="00E549F6">
            <w:pPr>
              <w:pStyle w:val="afd"/>
            </w:pPr>
            <w:r w:rsidRPr="000822D2">
              <w:t>LPCSTR</w:t>
            </w:r>
          </w:p>
        </w:tc>
        <w:tc>
          <w:tcPr>
            <w:tcW w:w="2268" w:type="dxa"/>
            <w:tcBorders>
              <w:bottom w:val="nil"/>
            </w:tcBorders>
            <w:hideMark/>
          </w:tcPr>
          <w:p w14:paraId="15A75C14" w14:textId="77777777" w:rsidR="00666C66" w:rsidRPr="000822D2" w:rsidRDefault="00666C66" w:rsidP="00E549F6">
            <w:pPr>
              <w:pStyle w:val="afd"/>
            </w:pPr>
            <w:r w:rsidRPr="000822D2">
              <w:t>Const char*</w:t>
            </w:r>
          </w:p>
        </w:tc>
        <w:tc>
          <w:tcPr>
            <w:tcW w:w="2552" w:type="dxa"/>
            <w:tcBorders>
              <w:bottom w:val="nil"/>
            </w:tcBorders>
            <w:hideMark/>
          </w:tcPr>
          <w:p w14:paraId="508435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w:t>
            </w:r>
            <w:proofErr w:type="gramStart"/>
            <w:r w:rsidRPr="00F41BE5">
              <w:rPr>
                <w:lang w:val="en-US"/>
              </w:rPr>
              <w:t>System.Text.StringBuilder</w:t>
            </w:r>
            <w:proofErr w:type="gramEnd"/>
          </w:p>
        </w:tc>
        <w:tc>
          <w:tcPr>
            <w:tcW w:w="2545" w:type="dxa"/>
            <w:tcBorders>
              <w:bottom w:val="nil"/>
            </w:tcBorders>
            <w:hideMark/>
          </w:tcPr>
          <w:p w14:paraId="7B0EA8FD" w14:textId="77777777" w:rsidR="00666C66" w:rsidRPr="000822D2" w:rsidRDefault="00666C66" w:rsidP="00E549F6">
            <w:pPr>
              <w:pStyle w:val="afd"/>
            </w:pPr>
            <w:r w:rsidRPr="000822D2">
              <w:t>В кодировке ANSI.</w:t>
            </w:r>
          </w:p>
        </w:tc>
      </w:tr>
    </w:tbl>
    <w:p w14:paraId="65AB1A86" w14:textId="77777777" w:rsidR="00E549F6" w:rsidRDefault="00E549F6">
      <w:r>
        <w:br w:type="page"/>
      </w:r>
    </w:p>
    <w:tbl>
      <w:tblPr>
        <w:tblStyle w:val="af0"/>
        <w:tblW w:w="0" w:type="auto"/>
        <w:tblInd w:w="5" w:type="dxa"/>
        <w:tblLayout w:type="fixed"/>
        <w:tblLook w:val="04A0" w:firstRow="1" w:lastRow="0" w:firstColumn="1" w:lastColumn="0" w:noHBand="0" w:noVBand="1"/>
        <w:tblDescription w:val="table"/>
      </w:tblPr>
      <w:tblGrid>
        <w:gridCol w:w="2263"/>
        <w:gridCol w:w="2268"/>
        <w:gridCol w:w="2552"/>
        <w:gridCol w:w="2545"/>
      </w:tblGrid>
      <w:tr w:rsidR="00E549F6" w:rsidRPr="000822D2" w14:paraId="340BFF0A" w14:textId="77777777" w:rsidTr="00E549F6">
        <w:tc>
          <w:tcPr>
            <w:tcW w:w="9628" w:type="dxa"/>
            <w:gridSpan w:val="4"/>
            <w:tcBorders>
              <w:top w:val="nil"/>
              <w:left w:val="nil"/>
              <w:bottom w:val="single" w:sz="4" w:space="0" w:color="auto"/>
              <w:right w:val="nil"/>
            </w:tcBorders>
          </w:tcPr>
          <w:p w14:paraId="19F0557B" w14:textId="7D7752A9" w:rsidR="00E549F6" w:rsidRPr="000822D2" w:rsidRDefault="00E549F6" w:rsidP="00F65729">
            <w:pPr>
              <w:pStyle w:val="afd"/>
            </w:pPr>
            <w:r w:rsidRPr="000822D2">
              <w:lastRenderedPageBreak/>
              <w:t xml:space="preserve">Продолжение таблицы </w:t>
            </w:r>
            <w:r>
              <w:t>4.1</w:t>
            </w:r>
          </w:p>
        </w:tc>
      </w:tr>
      <w:tr w:rsidR="00666C66" w:rsidRPr="000822D2" w14:paraId="6F2140B6" w14:textId="77777777" w:rsidTr="00E549F6">
        <w:tc>
          <w:tcPr>
            <w:tcW w:w="2263" w:type="dxa"/>
            <w:vAlign w:val="center"/>
            <w:hideMark/>
          </w:tcPr>
          <w:p w14:paraId="64090F0D" w14:textId="77777777" w:rsidR="00666C66" w:rsidRPr="000822D2" w:rsidRDefault="00666C66" w:rsidP="00E549F6">
            <w:pPr>
              <w:pStyle w:val="afd"/>
            </w:pPr>
            <w:r w:rsidRPr="000822D2">
              <w:t>Неуправляемый тип в Wtypes.h</w:t>
            </w:r>
          </w:p>
        </w:tc>
        <w:tc>
          <w:tcPr>
            <w:tcW w:w="2268" w:type="dxa"/>
            <w:vAlign w:val="center"/>
            <w:hideMark/>
          </w:tcPr>
          <w:p w14:paraId="4A934242" w14:textId="77777777" w:rsidR="00666C66" w:rsidRPr="000822D2" w:rsidRDefault="00666C66" w:rsidP="00E549F6">
            <w:pPr>
              <w:pStyle w:val="afd"/>
            </w:pPr>
            <w:r w:rsidRPr="000822D2">
              <w:t>Неуправляемый тип языка C</w:t>
            </w:r>
          </w:p>
        </w:tc>
        <w:tc>
          <w:tcPr>
            <w:tcW w:w="2552" w:type="dxa"/>
            <w:vAlign w:val="center"/>
            <w:hideMark/>
          </w:tcPr>
          <w:p w14:paraId="0E61C455" w14:textId="77777777" w:rsidR="00666C66" w:rsidRPr="000822D2" w:rsidRDefault="00666C66" w:rsidP="00E549F6">
            <w:pPr>
              <w:pStyle w:val="afd"/>
            </w:pPr>
            <w:r w:rsidRPr="000822D2">
              <w:t>Имя управляемого класса</w:t>
            </w:r>
          </w:p>
        </w:tc>
        <w:tc>
          <w:tcPr>
            <w:tcW w:w="2545" w:type="dxa"/>
            <w:vAlign w:val="center"/>
            <w:hideMark/>
          </w:tcPr>
          <w:p w14:paraId="57B5A900" w14:textId="77777777" w:rsidR="00666C66" w:rsidRPr="000822D2" w:rsidRDefault="00666C66" w:rsidP="00E549F6">
            <w:pPr>
              <w:pStyle w:val="afd"/>
            </w:pPr>
            <w:r w:rsidRPr="000822D2">
              <w:t>Описание</w:t>
            </w:r>
          </w:p>
        </w:tc>
      </w:tr>
      <w:tr w:rsidR="00666C66" w:rsidRPr="000822D2" w14:paraId="0BB99EA8" w14:textId="77777777" w:rsidTr="00E549F6">
        <w:tc>
          <w:tcPr>
            <w:tcW w:w="2263" w:type="dxa"/>
            <w:tcBorders>
              <w:top w:val="single" w:sz="4" w:space="0" w:color="auto"/>
            </w:tcBorders>
            <w:hideMark/>
          </w:tcPr>
          <w:p w14:paraId="69BC6C8B" w14:textId="77777777" w:rsidR="00666C66" w:rsidRPr="000822D2" w:rsidRDefault="00666C66" w:rsidP="00E549F6">
            <w:pPr>
              <w:pStyle w:val="afd"/>
            </w:pPr>
            <w:r w:rsidRPr="000822D2">
              <w:t>LPWSTR</w:t>
            </w:r>
          </w:p>
        </w:tc>
        <w:tc>
          <w:tcPr>
            <w:tcW w:w="2268" w:type="dxa"/>
            <w:tcBorders>
              <w:top w:val="single" w:sz="4" w:space="0" w:color="auto"/>
            </w:tcBorders>
            <w:hideMark/>
          </w:tcPr>
          <w:p w14:paraId="7C9CF605" w14:textId="77777777" w:rsidR="00666C66" w:rsidRPr="000822D2" w:rsidRDefault="00666C66" w:rsidP="00E549F6">
            <w:pPr>
              <w:pStyle w:val="afd"/>
            </w:pPr>
            <w:r w:rsidRPr="000822D2">
              <w:t>wchar_t*</w:t>
            </w:r>
          </w:p>
        </w:tc>
        <w:tc>
          <w:tcPr>
            <w:tcW w:w="2552" w:type="dxa"/>
            <w:tcBorders>
              <w:top w:val="single" w:sz="4" w:space="0" w:color="auto"/>
            </w:tcBorders>
            <w:hideMark/>
          </w:tcPr>
          <w:p w14:paraId="2C9722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w:t>
            </w:r>
            <w:proofErr w:type="gramStart"/>
            <w:r w:rsidRPr="00F41BE5">
              <w:rPr>
                <w:lang w:val="en-US"/>
              </w:rPr>
              <w:t>System.Text.StringBuilder</w:t>
            </w:r>
            <w:proofErr w:type="gramEnd"/>
          </w:p>
        </w:tc>
        <w:tc>
          <w:tcPr>
            <w:tcW w:w="2545" w:type="dxa"/>
            <w:tcBorders>
              <w:top w:val="single" w:sz="4" w:space="0" w:color="auto"/>
            </w:tcBorders>
            <w:hideMark/>
          </w:tcPr>
          <w:p w14:paraId="3D1C8F7E" w14:textId="77777777" w:rsidR="00666C66" w:rsidRPr="000822D2" w:rsidRDefault="00666C66" w:rsidP="00E549F6">
            <w:pPr>
              <w:pStyle w:val="afd"/>
            </w:pPr>
            <w:r w:rsidRPr="000822D2">
              <w:t>В кодировке Юникод.</w:t>
            </w:r>
          </w:p>
        </w:tc>
      </w:tr>
      <w:tr w:rsidR="00666C66" w:rsidRPr="000822D2" w14:paraId="631E3D47" w14:textId="77777777" w:rsidTr="00E549F6">
        <w:tc>
          <w:tcPr>
            <w:tcW w:w="2263" w:type="dxa"/>
            <w:hideMark/>
          </w:tcPr>
          <w:p w14:paraId="6B084A40" w14:textId="77777777" w:rsidR="00666C66" w:rsidRPr="000822D2" w:rsidRDefault="00666C66" w:rsidP="00E549F6">
            <w:pPr>
              <w:pStyle w:val="afd"/>
            </w:pPr>
            <w:r w:rsidRPr="000822D2">
              <w:t>LPCWSTR</w:t>
            </w:r>
          </w:p>
        </w:tc>
        <w:tc>
          <w:tcPr>
            <w:tcW w:w="2268" w:type="dxa"/>
            <w:hideMark/>
          </w:tcPr>
          <w:p w14:paraId="3815746F" w14:textId="77777777" w:rsidR="00666C66" w:rsidRPr="000822D2" w:rsidRDefault="00666C66" w:rsidP="00E549F6">
            <w:pPr>
              <w:pStyle w:val="afd"/>
            </w:pPr>
            <w:r w:rsidRPr="000822D2">
              <w:t>Const wchar_t*</w:t>
            </w:r>
          </w:p>
        </w:tc>
        <w:tc>
          <w:tcPr>
            <w:tcW w:w="2552" w:type="dxa"/>
            <w:hideMark/>
          </w:tcPr>
          <w:p w14:paraId="2A20917B"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w:t>
            </w:r>
            <w:proofErr w:type="gramStart"/>
            <w:r w:rsidRPr="00F41BE5">
              <w:rPr>
                <w:lang w:val="en-US"/>
              </w:rPr>
              <w:t>System.Text.StringBuilder</w:t>
            </w:r>
            <w:proofErr w:type="gramEnd"/>
          </w:p>
        </w:tc>
        <w:tc>
          <w:tcPr>
            <w:tcW w:w="2545" w:type="dxa"/>
            <w:hideMark/>
          </w:tcPr>
          <w:p w14:paraId="3E79D647" w14:textId="77777777" w:rsidR="00666C66" w:rsidRPr="000822D2" w:rsidRDefault="00666C66" w:rsidP="00E549F6">
            <w:pPr>
              <w:pStyle w:val="afd"/>
            </w:pPr>
            <w:r w:rsidRPr="000822D2">
              <w:t>В кодировке Юникод.</w:t>
            </w:r>
          </w:p>
        </w:tc>
      </w:tr>
      <w:tr w:rsidR="00666C66" w:rsidRPr="000822D2" w14:paraId="3709E200" w14:textId="77777777" w:rsidTr="00E549F6">
        <w:tc>
          <w:tcPr>
            <w:tcW w:w="2263" w:type="dxa"/>
            <w:hideMark/>
          </w:tcPr>
          <w:p w14:paraId="1A21C4AE" w14:textId="77777777" w:rsidR="00666C66" w:rsidRPr="000822D2" w:rsidRDefault="00666C66" w:rsidP="00E549F6">
            <w:pPr>
              <w:pStyle w:val="afd"/>
            </w:pPr>
            <w:r w:rsidRPr="000822D2">
              <w:t>float</w:t>
            </w:r>
          </w:p>
        </w:tc>
        <w:tc>
          <w:tcPr>
            <w:tcW w:w="2268" w:type="dxa"/>
            <w:hideMark/>
          </w:tcPr>
          <w:p w14:paraId="1C8312AB" w14:textId="77777777" w:rsidR="00666C66" w:rsidRPr="000822D2" w:rsidRDefault="00666C66" w:rsidP="00E549F6">
            <w:pPr>
              <w:pStyle w:val="afd"/>
            </w:pPr>
            <w:r w:rsidRPr="000822D2">
              <w:t>float</w:t>
            </w:r>
          </w:p>
        </w:tc>
        <w:tc>
          <w:tcPr>
            <w:tcW w:w="2552" w:type="dxa"/>
            <w:hideMark/>
          </w:tcPr>
          <w:p w14:paraId="6B6FDA39" w14:textId="77777777" w:rsidR="00666C66" w:rsidRPr="000822D2" w:rsidRDefault="00666C66" w:rsidP="00E549F6">
            <w:pPr>
              <w:pStyle w:val="afd"/>
            </w:pPr>
            <w:r w:rsidRPr="000822D2">
              <w:t>System.Single</w:t>
            </w:r>
          </w:p>
        </w:tc>
        <w:tc>
          <w:tcPr>
            <w:tcW w:w="2545" w:type="dxa"/>
            <w:hideMark/>
          </w:tcPr>
          <w:p w14:paraId="3D13AE13" w14:textId="77777777" w:rsidR="00666C66" w:rsidRPr="000822D2" w:rsidRDefault="00666C66" w:rsidP="00E549F6">
            <w:pPr>
              <w:pStyle w:val="afd"/>
            </w:pPr>
            <w:r w:rsidRPr="000822D2">
              <w:t>32 бита</w:t>
            </w:r>
          </w:p>
        </w:tc>
      </w:tr>
      <w:tr w:rsidR="00666C66" w:rsidRPr="000822D2" w14:paraId="13AA2F11" w14:textId="77777777" w:rsidTr="00E549F6">
        <w:tc>
          <w:tcPr>
            <w:tcW w:w="2263" w:type="dxa"/>
            <w:hideMark/>
          </w:tcPr>
          <w:p w14:paraId="112FDE56" w14:textId="77777777" w:rsidR="00666C66" w:rsidRPr="000822D2" w:rsidRDefault="00666C66" w:rsidP="00E549F6">
            <w:pPr>
              <w:pStyle w:val="afd"/>
            </w:pPr>
            <w:r w:rsidRPr="000822D2">
              <w:t>DOUBLE</w:t>
            </w:r>
          </w:p>
        </w:tc>
        <w:tc>
          <w:tcPr>
            <w:tcW w:w="2268" w:type="dxa"/>
            <w:hideMark/>
          </w:tcPr>
          <w:p w14:paraId="747155E4" w14:textId="77777777" w:rsidR="00666C66" w:rsidRPr="000822D2" w:rsidRDefault="00666C66" w:rsidP="00E549F6">
            <w:pPr>
              <w:pStyle w:val="afd"/>
            </w:pPr>
            <w:r w:rsidRPr="000822D2">
              <w:t>Double</w:t>
            </w:r>
          </w:p>
        </w:tc>
        <w:tc>
          <w:tcPr>
            <w:tcW w:w="2552" w:type="dxa"/>
            <w:hideMark/>
          </w:tcPr>
          <w:p w14:paraId="3AF90510" w14:textId="77777777" w:rsidR="00666C66" w:rsidRPr="000822D2" w:rsidRDefault="00666C66" w:rsidP="00E549F6">
            <w:pPr>
              <w:pStyle w:val="afd"/>
            </w:pPr>
            <w:r w:rsidRPr="000822D2">
              <w:t>System.Double</w:t>
            </w:r>
          </w:p>
        </w:tc>
        <w:tc>
          <w:tcPr>
            <w:tcW w:w="2545" w:type="dxa"/>
            <w:hideMark/>
          </w:tcPr>
          <w:p w14:paraId="7E440CC0" w14:textId="77777777" w:rsidR="00666C66" w:rsidRPr="000822D2" w:rsidRDefault="00666C66" w:rsidP="00E549F6">
            <w:pPr>
              <w:pStyle w:val="afd"/>
            </w:pPr>
            <w:r w:rsidRPr="000822D2">
              <w:t>64 бита</w:t>
            </w:r>
          </w:p>
        </w:tc>
      </w:tr>
    </w:tbl>
    <w:p w14:paraId="02DC68D6" w14:textId="77777777" w:rsidR="00666C66" w:rsidRPr="000822D2" w:rsidRDefault="00666C66" w:rsidP="000822D2"/>
    <w:p w14:paraId="024E52E6" w14:textId="2D0B792D" w:rsidR="00666C66" w:rsidRPr="000822D2" w:rsidRDefault="004C5233" w:rsidP="000822D2">
      <w:r>
        <w:tab/>
      </w:r>
      <w:r w:rsidR="002755BD" w:rsidRPr="000822D2">
        <w:t>Если в объявлении функции присутствуют структуры, то нужно определить структуры или классы в управляемом коде. При этом порядок и тип полей должен быть одинаковым</w:t>
      </w:r>
      <w:r w:rsidR="00666C66" w:rsidRPr="000822D2">
        <w:t xml:space="preserve">. </w:t>
      </w:r>
      <w:r w:rsidR="002755BD" w:rsidRPr="000822D2">
        <w:t xml:space="preserve">Иногда </w:t>
      </w:r>
      <w:r w:rsidR="003C6F35" w:rsidRPr="000822D2">
        <w:t xml:space="preserve">будет необходимо </w:t>
      </w:r>
      <w:r w:rsidR="002755BD" w:rsidRPr="000822D2">
        <w:t>воспользоваться</w:t>
      </w:r>
      <w:r w:rsidR="00666C66" w:rsidRPr="000822D2">
        <w:t xml:space="preserve"> атрибут</w:t>
      </w:r>
      <w:r w:rsidR="002755BD" w:rsidRPr="000822D2">
        <w:t>ом</w:t>
      </w:r>
      <w:r w:rsidR="00666C66" w:rsidRPr="000822D2">
        <w:t xml:space="preserve"> MarshalAs, чтобы </w:t>
      </w:r>
      <w:r w:rsidR="003C6F35" w:rsidRPr="000822D2">
        <w:t xml:space="preserve">настроить </w:t>
      </w:r>
      <w:r w:rsidR="00666C66" w:rsidRPr="000822D2">
        <w:t>поведение механизма маршалинга.</w:t>
      </w:r>
    </w:p>
    <w:p w14:paraId="2A1FB800" w14:textId="773EB4C4" w:rsidR="00666C66" w:rsidRPr="000822D2" w:rsidRDefault="004C5233" w:rsidP="000822D2">
      <w:r>
        <w:tab/>
      </w:r>
      <w:r w:rsidR="00666C66" w:rsidRPr="000822D2">
        <w:t xml:space="preserve">При первом </w:t>
      </w:r>
      <w:r w:rsidR="003C6F35" w:rsidRPr="000822D2">
        <w:t>обращении к</w:t>
      </w:r>
      <w:r w:rsidR="00666C66" w:rsidRPr="000822D2">
        <w:t xml:space="preserve"> функции с помощью механизма P/Invoke, сразу после загрузки библиотеки DLL, заглушки маршалера P/Invoke генерируются по требованию, и повторно используются в п</w:t>
      </w:r>
      <w:r w:rsidR="003C6F35" w:rsidRPr="000822D2">
        <w:t>оследующих вызовах. М</w:t>
      </w:r>
      <w:r w:rsidR="00666C66" w:rsidRPr="000822D2">
        <w:t>аршалер выполняет следующие действия</w:t>
      </w:r>
      <w:r w:rsidR="003C6F35" w:rsidRPr="000822D2">
        <w:t xml:space="preserve"> при вызове</w:t>
      </w:r>
      <w:r w:rsidR="008A6BBE">
        <w:t>:</w:t>
      </w:r>
    </w:p>
    <w:p w14:paraId="1DE29B10" w14:textId="596514F1" w:rsidR="00666C66" w:rsidRPr="000822D2" w:rsidRDefault="008A6BBE" w:rsidP="008A6BBE">
      <w:pPr>
        <w:pStyle w:val="a5"/>
        <w:numPr>
          <w:ilvl w:val="0"/>
          <w:numId w:val="26"/>
        </w:numPr>
      </w:pPr>
      <w:r>
        <w:t>п</w:t>
      </w:r>
      <w:r w:rsidR="003C6F35" w:rsidRPr="000822D2">
        <w:t>роверка наличия</w:t>
      </w:r>
      <w:r w:rsidR="00666C66" w:rsidRPr="000822D2">
        <w:t xml:space="preserve"> у вызывающего процесса права на</w:t>
      </w:r>
      <w:r>
        <w:t xml:space="preserve"> выполнение неуправляемого кода;</w:t>
      </w:r>
    </w:p>
    <w:p w14:paraId="19637E18" w14:textId="44C9CAC7" w:rsidR="00666C66" w:rsidRPr="000822D2" w:rsidRDefault="008A6BBE" w:rsidP="008A6BBE">
      <w:pPr>
        <w:pStyle w:val="a5"/>
        <w:numPr>
          <w:ilvl w:val="0"/>
          <w:numId w:val="26"/>
        </w:numPr>
      </w:pPr>
      <w:r>
        <w:t>п</w:t>
      </w:r>
      <w:r w:rsidR="00666C66" w:rsidRPr="000822D2">
        <w:t>реобраз</w:t>
      </w:r>
      <w:r w:rsidR="003C6F35" w:rsidRPr="000822D2">
        <w:t>ование управляемых аргументов</w:t>
      </w:r>
      <w:r w:rsidR="00666C66" w:rsidRPr="000822D2">
        <w:t xml:space="preserve"> в их неуправляемые аналог</w:t>
      </w:r>
      <w:r>
        <w:t>и, возможно с выделением памяти;</w:t>
      </w:r>
    </w:p>
    <w:p w14:paraId="18E92AEC" w14:textId="61485985" w:rsidR="00666C66" w:rsidRPr="000822D2" w:rsidRDefault="008A6BBE" w:rsidP="008A6BBE">
      <w:pPr>
        <w:pStyle w:val="a5"/>
        <w:numPr>
          <w:ilvl w:val="0"/>
          <w:numId w:val="26"/>
        </w:numPr>
      </w:pPr>
      <w:r>
        <w:t>у</w:t>
      </w:r>
      <w:r w:rsidR="003C6F35" w:rsidRPr="000822D2">
        <w:t>стано</w:t>
      </w:r>
      <w:r w:rsidR="00666C66" w:rsidRPr="000822D2">
        <w:t>в</w:t>
      </w:r>
      <w:r w:rsidR="003C6F35" w:rsidRPr="000822D2">
        <w:t>ка вытесняющего</w:t>
      </w:r>
      <w:r w:rsidR="00666C66" w:rsidRPr="000822D2">
        <w:t xml:space="preserve"> режим</w:t>
      </w:r>
      <w:r w:rsidR="003C6F35" w:rsidRPr="000822D2">
        <w:t>а</w:t>
      </w:r>
      <w:r w:rsidR="00666C66" w:rsidRPr="000822D2">
        <w:t xml:space="preserve"> работы для потока выполнения сборщика мусора</w:t>
      </w:r>
      <w:r>
        <w:t>;</w:t>
      </w:r>
    </w:p>
    <w:p w14:paraId="44206F29" w14:textId="6D5E42FE" w:rsidR="00666C66" w:rsidRPr="000822D2" w:rsidRDefault="008A6BBE" w:rsidP="008A6BBE">
      <w:pPr>
        <w:pStyle w:val="a5"/>
        <w:numPr>
          <w:ilvl w:val="0"/>
          <w:numId w:val="26"/>
        </w:numPr>
      </w:pPr>
      <w:r>
        <w:t>в</w:t>
      </w:r>
      <w:r w:rsidR="00666C66" w:rsidRPr="000822D2">
        <w:t>ыз</w:t>
      </w:r>
      <w:r w:rsidR="003C6F35" w:rsidRPr="000822D2">
        <w:t>ов библиотечной функции</w:t>
      </w:r>
      <w:r>
        <w:t>;</w:t>
      </w:r>
    </w:p>
    <w:p w14:paraId="2B55400D" w14:textId="75A42406" w:rsidR="00666C66" w:rsidRPr="000822D2" w:rsidRDefault="008A6BBE" w:rsidP="008A6BBE">
      <w:pPr>
        <w:pStyle w:val="a5"/>
        <w:numPr>
          <w:ilvl w:val="0"/>
          <w:numId w:val="26"/>
        </w:numPr>
      </w:pPr>
      <w:r>
        <w:t>в</w:t>
      </w:r>
      <w:r w:rsidR="003C6F35" w:rsidRPr="000822D2">
        <w:t>осстано</w:t>
      </w:r>
      <w:r w:rsidR="00666C66" w:rsidRPr="000822D2">
        <w:t>вл</w:t>
      </w:r>
      <w:r w:rsidR="003C6F35" w:rsidRPr="000822D2">
        <w:t xml:space="preserve">ение </w:t>
      </w:r>
      <w:r w:rsidR="00666C66" w:rsidRPr="000822D2">
        <w:t>кооперативный режим работы потока выполнени</w:t>
      </w:r>
      <w:r>
        <w:t>я сборщика мусора;</w:t>
      </w:r>
    </w:p>
    <w:p w14:paraId="0087097E" w14:textId="511FE52B" w:rsidR="00666C66" w:rsidRPr="000822D2" w:rsidRDefault="008A6BBE" w:rsidP="008A6BBE">
      <w:pPr>
        <w:pStyle w:val="a5"/>
        <w:numPr>
          <w:ilvl w:val="0"/>
          <w:numId w:val="26"/>
        </w:numPr>
      </w:pPr>
      <w:r>
        <w:t>п</w:t>
      </w:r>
      <w:r w:rsidR="00666C66" w:rsidRPr="000822D2">
        <w:t xml:space="preserve">ри необходимости сохраняет код ошибки Win32 в локальной переменной потока </w:t>
      </w:r>
      <w:r w:rsidR="003C6F35" w:rsidRPr="000822D2">
        <w:t>с последующим</w:t>
      </w:r>
      <w:r w:rsidR="00666C66" w:rsidRPr="000822D2">
        <w:t xml:space="preserve"> доступ</w:t>
      </w:r>
      <w:r w:rsidR="003C6F35" w:rsidRPr="000822D2">
        <w:t>ом</w:t>
      </w:r>
      <w:r w:rsidR="00666C66" w:rsidRPr="000822D2">
        <w:t xml:space="preserve"> с помощью мет</w:t>
      </w:r>
      <w:r>
        <w:t>ода Marshal.GetLastWin32</w:t>
      </w:r>
      <w:proofErr w:type="gramStart"/>
      <w:r>
        <w:t>Error(</w:t>
      </w:r>
      <w:proofErr w:type="gramEnd"/>
      <w:r>
        <w:t>);</w:t>
      </w:r>
    </w:p>
    <w:p w14:paraId="5783E749" w14:textId="78203528" w:rsidR="00666C66" w:rsidRPr="000822D2" w:rsidRDefault="008A6BBE" w:rsidP="008A6BBE">
      <w:pPr>
        <w:pStyle w:val="a5"/>
        <w:numPr>
          <w:ilvl w:val="0"/>
          <w:numId w:val="26"/>
        </w:numPr>
      </w:pPr>
      <w:r>
        <w:t>п</w:t>
      </w:r>
      <w:r w:rsidR="003C6F35" w:rsidRPr="000822D2">
        <w:t>реобразование значения</w:t>
      </w:r>
      <w:r w:rsidR="00666C66" w:rsidRPr="000822D2">
        <w:t xml:space="preserve"> типа HRESULT в исключение и возбуждает его</w:t>
      </w:r>
      <w:r w:rsidR="003C6F35" w:rsidRPr="000822D2">
        <w:t xml:space="preserve"> при необходимости</w:t>
      </w:r>
      <w:r>
        <w:t>;</w:t>
      </w:r>
    </w:p>
    <w:p w14:paraId="7A4CC46B" w14:textId="46C52FA8" w:rsidR="00666C66" w:rsidRPr="000822D2" w:rsidRDefault="008A6BBE" w:rsidP="008A6BBE">
      <w:pPr>
        <w:pStyle w:val="a5"/>
        <w:numPr>
          <w:ilvl w:val="0"/>
          <w:numId w:val="26"/>
        </w:numPr>
      </w:pPr>
      <w:r>
        <w:lastRenderedPageBreak/>
        <w:t>п</w:t>
      </w:r>
      <w:r w:rsidR="00666C66" w:rsidRPr="000822D2">
        <w:t>реобраз</w:t>
      </w:r>
      <w:r w:rsidR="003C6F35" w:rsidRPr="000822D2">
        <w:t>ование низкоуровневого исключения</w:t>
      </w:r>
      <w:r w:rsidR="00666C66" w:rsidRPr="000822D2">
        <w:t>, если оно было возбу</w:t>
      </w:r>
      <w:r>
        <w:t>ждено, в управляемое исключение;</w:t>
      </w:r>
    </w:p>
    <w:p w14:paraId="6E182D90" w14:textId="6AB58415" w:rsidR="00666C66" w:rsidRPr="000822D2" w:rsidRDefault="008A6BBE" w:rsidP="008A6BBE">
      <w:pPr>
        <w:pStyle w:val="a5"/>
        <w:numPr>
          <w:ilvl w:val="0"/>
          <w:numId w:val="26"/>
        </w:numPr>
      </w:pPr>
      <w:r>
        <w:t>п</w:t>
      </w:r>
      <w:r w:rsidR="003C6F35" w:rsidRPr="000822D2">
        <w:t>реобразование возвращаемого значения и выходных параметров</w:t>
      </w:r>
      <w:r w:rsidR="00666C66" w:rsidRPr="000822D2">
        <w:t xml:space="preserve"> о</w:t>
      </w:r>
      <w:r>
        <w:t>братно в их управляемые аналоги4</w:t>
      </w:r>
    </w:p>
    <w:p w14:paraId="3098CE59" w14:textId="1527EC89" w:rsidR="00666C66" w:rsidRPr="000822D2" w:rsidRDefault="008A6BBE" w:rsidP="008A6BBE">
      <w:pPr>
        <w:pStyle w:val="a5"/>
        <w:numPr>
          <w:ilvl w:val="0"/>
          <w:numId w:val="26"/>
        </w:numPr>
      </w:pPr>
      <w:r>
        <w:t>о</w:t>
      </w:r>
      <w:r w:rsidR="00743672" w:rsidRPr="000822D2">
        <w:t>свобождение</w:t>
      </w:r>
      <w:r w:rsidR="00666C66" w:rsidRPr="000822D2">
        <w:t xml:space="preserve"> </w:t>
      </w:r>
      <w:r w:rsidR="00743672" w:rsidRPr="000822D2">
        <w:t>временных блоков динамической памяти, выделенных</w:t>
      </w:r>
      <w:r w:rsidR="00666C66" w:rsidRPr="000822D2">
        <w:t xml:space="preserve"> при вызове.</w:t>
      </w:r>
    </w:p>
    <w:p w14:paraId="3625FB7C" w14:textId="522A5600" w:rsidR="00666C66" w:rsidRPr="000822D2" w:rsidRDefault="008A6BBE" w:rsidP="000822D2">
      <w:r>
        <w:tab/>
      </w:r>
      <w:r w:rsidR="00666C66" w:rsidRPr="000822D2">
        <w:t>Многие неуправляемые типы двоично совместимы с управляемым кодом. Эти типы, называемые двоично совместимыми (blittable), не требуют преобразования и передаются через границу между управляемым и неуправляемым кодом намного быстрее, чем двоично несовместимые (non-blittable) типы. В действительности заглушка маршалера может оптимизировать такую передачу еще больше, закрепляя управляемый объект и передавая неуправляемому коду указатель на него, исключая одну или две операции копирования (по одной для каждого направления передачи).</w:t>
      </w:r>
    </w:p>
    <w:p w14:paraId="6A2D86F5" w14:textId="0CF33EB8" w:rsidR="00666C66" w:rsidRPr="000822D2" w:rsidRDefault="008A6BBE" w:rsidP="000822D2">
      <w:r>
        <w:tab/>
      </w:r>
      <w:r w:rsidR="00666C66" w:rsidRPr="000822D2">
        <w:t>К двоично совместимым типам относятся:</w:t>
      </w:r>
    </w:p>
    <w:p w14:paraId="6F9F46B5" w14:textId="0B2942C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System.Byte (byte)</w:t>
      </w:r>
      <w:r w:rsidRPr="00F41BE5">
        <w:rPr>
          <w:lang w:val="en-US"/>
        </w:rPr>
        <w:t>;</w:t>
      </w:r>
    </w:p>
    <w:p w14:paraId="4C688890" w14:textId="1080C7B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System.SByte (sbyte)</w:t>
      </w:r>
      <w:r w:rsidRPr="00F41BE5">
        <w:rPr>
          <w:lang w:val="en-US"/>
        </w:rPr>
        <w:t>;</w:t>
      </w:r>
    </w:p>
    <w:p w14:paraId="614BCB0F" w14:textId="57B87996"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System.Int16 (short)</w:t>
      </w:r>
      <w:r w:rsidRPr="00F41BE5">
        <w:rPr>
          <w:lang w:val="en-US"/>
        </w:rPr>
        <w:t>;</w:t>
      </w:r>
    </w:p>
    <w:p w14:paraId="33B9FAFB" w14:textId="116AC93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System.UInt16 (ushort)</w:t>
      </w:r>
      <w:r w:rsidRPr="00F41BE5">
        <w:rPr>
          <w:lang w:val="en-US"/>
        </w:rPr>
        <w:t>;</w:t>
      </w:r>
    </w:p>
    <w:p w14:paraId="00DE44AE" w14:textId="4221D3A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System.Int32(int)</w:t>
      </w:r>
      <w:r w:rsidRPr="00F41BE5">
        <w:rPr>
          <w:lang w:val="en-US"/>
        </w:rPr>
        <w:t>;</w:t>
      </w:r>
    </w:p>
    <w:p w14:paraId="69FD845A" w14:textId="14B47FFB"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System.UInt32 (uint)</w:t>
      </w:r>
      <w:r w:rsidRPr="00F41BE5">
        <w:rPr>
          <w:lang w:val="en-US"/>
        </w:rPr>
        <w:t>;</w:t>
      </w:r>
    </w:p>
    <w:p w14:paraId="3DCB52EE" w14:textId="4AE84ECF"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System.Int64 (long)</w:t>
      </w:r>
      <w:r w:rsidRPr="00F41BE5">
        <w:rPr>
          <w:lang w:val="en-US"/>
        </w:rPr>
        <w:t>;</w:t>
      </w:r>
    </w:p>
    <w:p w14:paraId="3C39386C" w14:textId="747BBC82"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System.UInt64 (ulong)</w:t>
      </w:r>
      <w:r w:rsidRPr="00F41BE5">
        <w:rPr>
          <w:lang w:val="en-US"/>
        </w:rPr>
        <w:t>;</w:t>
      </w:r>
    </w:p>
    <w:p w14:paraId="7A365768" w14:textId="11B13F2D"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System.IntPtr</w:t>
      </w:r>
      <w:r w:rsidRPr="00F41BE5">
        <w:rPr>
          <w:lang w:val="en-US"/>
        </w:rPr>
        <w:t>;</w:t>
      </w:r>
    </w:p>
    <w:p w14:paraId="11C41843" w14:textId="1042BCC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System.UIntPtr</w:t>
      </w:r>
      <w:r w:rsidRPr="00F41BE5">
        <w:rPr>
          <w:lang w:val="en-US"/>
        </w:rPr>
        <w:t>;</w:t>
      </w:r>
    </w:p>
    <w:p w14:paraId="2AE36FF9" w14:textId="1B3FD17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System.Single (float)</w:t>
      </w:r>
      <w:r w:rsidRPr="00F41BE5">
        <w:rPr>
          <w:lang w:val="en-US"/>
        </w:rPr>
        <w:t>;</w:t>
      </w:r>
    </w:p>
    <w:p w14:paraId="724B6EAF" w14:textId="0D7368EE" w:rsidR="00666C66" w:rsidRPr="000822D2" w:rsidRDefault="000D035E" w:rsidP="008A6BBE">
      <w:pPr>
        <w:tabs>
          <w:tab w:val="clear" w:pos="709"/>
          <w:tab w:val="left" w:pos="993"/>
        </w:tabs>
        <w:ind w:firstLine="709"/>
      </w:pPr>
      <w:r w:rsidRPr="000822D2">
        <w:t>-</w:t>
      </w:r>
      <w:r w:rsidRPr="000822D2">
        <w:tab/>
      </w:r>
      <w:r w:rsidR="00666C66" w:rsidRPr="000822D2">
        <w:t>System.Double (double)</w:t>
      </w:r>
      <w:r w:rsidRPr="000822D2">
        <w:t>.</w:t>
      </w:r>
    </w:p>
    <w:p w14:paraId="52E21780" w14:textId="760D5F30" w:rsidR="00666C66" w:rsidRPr="000822D2" w:rsidRDefault="008A6BBE" w:rsidP="000822D2">
      <w:r>
        <w:tab/>
      </w:r>
      <w:r w:rsidR="00666C66" w:rsidRPr="000822D2">
        <w:t xml:space="preserve">Кроме того, одномерные массивы с элементами двоично совместимых типов (где все элементы принадлежат одному и тому же типу) также являются </w:t>
      </w:r>
      <w:r w:rsidR="00666C66" w:rsidRPr="000822D2">
        <w:lastRenderedPageBreak/>
        <w:t>двоично совместимыми, так же как структуры или классы, состоящие только из полей двоично совместимых типов.</w:t>
      </w:r>
    </w:p>
    <w:p w14:paraId="46AC60F1" w14:textId="60711FAE" w:rsidR="00666C66" w:rsidRPr="000822D2" w:rsidRDefault="008A6BBE" w:rsidP="000822D2">
      <w:r>
        <w:tab/>
      </w:r>
      <w:r w:rsidR="00666C66" w:rsidRPr="000822D2">
        <w:t>Тип System.Boolean (bool) не является двоично совместимым, потому что в неуправляемом коде он может иметь 1, 2 или 4-байтное представление. Тип System.Char (char) не является двоично совместимым, потому что может представлять символ ANSI или Юникода. Тип System.String (string) не является двоично совместимым, потому что его неуправляемое представление может состоять из символов ANSI или Юникода, и может быть строкой в стиле языка C или COM BSTR, а также потому, что управляемая строка должна быть неизменяемой.</w:t>
      </w:r>
    </w:p>
    <w:p w14:paraId="20A18AAF" w14:textId="499EF362" w:rsidR="00666C66" w:rsidRPr="000822D2" w:rsidRDefault="008A6BBE" w:rsidP="000822D2">
      <w:r>
        <w:tab/>
      </w:r>
      <w:r w:rsidR="00666C66" w:rsidRPr="000822D2">
        <w:t>Наивысшей производительности можно добиться, реализовав маршалинг входных строковых параметров вручную (см. следующий фрагмент кода). Но при этом вызываемая неуправляемая функция должна принимать строку в кодировке UTF-16, в стиле языка C, и никогда не писать в память, занимаемую строкой, из-за чего такая оптимизация редко бывает применима. Чтобы выполнить маршалинг вручную, необходимо закрепить входную строку, изменить сигнатуру P/Invoke так, чтобы неуправляемая функция выглядела, как принимающая IntPtr вместо String, и передавать ей указатель на закрепленную строку:</w:t>
      </w:r>
    </w:p>
    <w:p w14:paraId="194E7DEC" w14:textId="77777777" w:rsidR="00666C66" w:rsidRPr="000822D2" w:rsidRDefault="00666C66" w:rsidP="008A6BBE">
      <w:pPr>
        <w:pStyle w:val="af8"/>
        <w:ind w:left="708"/>
      </w:pPr>
      <w:r w:rsidRPr="000822D2">
        <w:t>class Win32Interop</w:t>
      </w:r>
    </w:p>
    <w:p w14:paraId="7341739D" w14:textId="77777777" w:rsidR="00666C66" w:rsidRPr="000822D2" w:rsidRDefault="00666C66" w:rsidP="008A6BBE">
      <w:pPr>
        <w:pStyle w:val="af8"/>
        <w:ind w:left="708"/>
      </w:pPr>
      <w:r w:rsidRPr="000822D2">
        <w:t>{</w:t>
      </w:r>
    </w:p>
    <w:p w14:paraId="30FD46AC" w14:textId="7665C271" w:rsidR="00666C66" w:rsidRPr="000822D2" w:rsidRDefault="00666C66" w:rsidP="00AE2080">
      <w:pPr>
        <w:pStyle w:val="af8"/>
        <w:ind w:left="1416"/>
      </w:pPr>
      <w:r w:rsidRPr="000822D2">
        <w:t>[</w:t>
      </w:r>
      <w:proofErr w:type="gramStart"/>
      <w:r w:rsidRPr="000822D2">
        <w:t>DllImport(</w:t>
      </w:r>
      <w:proofErr w:type="gramEnd"/>
      <w:r w:rsidRPr="000822D2">
        <w:t>"NativeDLL.DLL", CallingConvention = CallingConvention.Cdecl)]</w:t>
      </w:r>
    </w:p>
    <w:p w14:paraId="5E3AFC8D" w14:textId="3569B56B" w:rsidR="00666C66" w:rsidRPr="000822D2" w:rsidRDefault="00666C66" w:rsidP="00AE2080">
      <w:pPr>
        <w:pStyle w:val="af8"/>
        <w:ind w:left="1416"/>
      </w:pPr>
      <w:r w:rsidRPr="000822D2">
        <w:t>// IntPtr вместо string</w:t>
      </w:r>
    </w:p>
    <w:p w14:paraId="17F79A3F" w14:textId="635371CB" w:rsidR="00666C66" w:rsidRPr="000822D2" w:rsidRDefault="00666C66" w:rsidP="00AE2080">
      <w:pPr>
        <w:pStyle w:val="af8"/>
        <w:ind w:left="1416"/>
      </w:pPr>
      <w:r w:rsidRPr="000822D2">
        <w:t xml:space="preserve">public static extern void </w:t>
      </w:r>
      <w:proofErr w:type="gramStart"/>
      <w:r w:rsidRPr="000822D2">
        <w:t>NativeFunc(</w:t>
      </w:r>
      <w:proofErr w:type="gramEnd"/>
      <w:r w:rsidRPr="000822D2">
        <w:t xml:space="preserve">IntPtr pStr); </w:t>
      </w:r>
    </w:p>
    <w:p w14:paraId="10E52161" w14:textId="77777777" w:rsidR="00666C66" w:rsidRPr="00F41BE5" w:rsidRDefault="00666C66" w:rsidP="00AE2080">
      <w:pPr>
        <w:pStyle w:val="af8"/>
        <w:ind w:left="709"/>
        <w:rPr>
          <w:lang w:val="ru-RU"/>
        </w:rPr>
      </w:pPr>
      <w:r w:rsidRPr="00F41BE5">
        <w:rPr>
          <w:lang w:val="ru-RU"/>
        </w:rPr>
        <w:t>}</w:t>
      </w:r>
    </w:p>
    <w:p w14:paraId="53986139" w14:textId="77777777" w:rsidR="00666C66" w:rsidRPr="00F41BE5" w:rsidRDefault="00666C66" w:rsidP="00AE2080">
      <w:pPr>
        <w:pStyle w:val="af8"/>
        <w:ind w:left="709"/>
        <w:rPr>
          <w:lang w:val="ru-RU"/>
        </w:rPr>
      </w:pPr>
      <w:r w:rsidRPr="00F41BE5">
        <w:rPr>
          <w:lang w:val="ru-RU"/>
        </w:rPr>
        <w:t>// ...</w:t>
      </w:r>
    </w:p>
    <w:p w14:paraId="5B991E08" w14:textId="77777777" w:rsidR="00666C66" w:rsidRPr="00AE2080" w:rsidRDefault="00666C66" w:rsidP="00AE2080">
      <w:pPr>
        <w:pStyle w:val="af8"/>
        <w:ind w:left="709"/>
        <w:rPr>
          <w:lang w:val="ru-RU"/>
        </w:rPr>
      </w:pPr>
      <w:r w:rsidRPr="00AE2080">
        <w:rPr>
          <w:lang w:val="ru-RU"/>
        </w:rPr>
        <w:t xml:space="preserve">// Управляемый код вызывает функцию </w:t>
      </w:r>
      <w:r w:rsidRPr="000822D2">
        <w:t>P</w:t>
      </w:r>
      <w:r w:rsidRPr="00AE2080">
        <w:rPr>
          <w:lang w:val="ru-RU"/>
        </w:rPr>
        <w:t>/</w:t>
      </w:r>
      <w:r w:rsidRPr="000822D2">
        <w:t>Invoke</w:t>
      </w:r>
      <w:r w:rsidRPr="00AE2080">
        <w:rPr>
          <w:lang w:val="ru-RU"/>
        </w:rPr>
        <w:t xml:space="preserve"> внутри области видимости </w:t>
      </w:r>
    </w:p>
    <w:p w14:paraId="1C2201BC" w14:textId="77777777" w:rsidR="00666C66" w:rsidRPr="00F41BE5" w:rsidRDefault="00666C66" w:rsidP="00AE2080">
      <w:pPr>
        <w:pStyle w:val="af8"/>
        <w:ind w:left="709"/>
        <w:rPr>
          <w:lang w:val="ru-RU"/>
        </w:rPr>
      </w:pPr>
      <w:r w:rsidRPr="00F41BE5">
        <w:rPr>
          <w:lang w:val="ru-RU"/>
        </w:rPr>
        <w:t xml:space="preserve">// </w:t>
      </w:r>
      <w:r w:rsidRPr="000822D2">
        <w:t>fixed</w:t>
      </w:r>
      <w:r w:rsidRPr="00F41BE5">
        <w:rPr>
          <w:lang w:val="ru-RU"/>
        </w:rPr>
        <w:t>, что обеспечивает закрепление строки</w:t>
      </w:r>
    </w:p>
    <w:p w14:paraId="5FA94131" w14:textId="77777777" w:rsidR="00666C66" w:rsidRPr="00F41BE5" w:rsidRDefault="00666C66" w:rsidP="00AE2080">
      <w:pPr>
        <w:pStyle w:val="af8"/>
        <w:ind w:left="709"/>
        <w:rPr>
          <w:lang w:val="ru-RU"/>
        </w:rPr>
      </w:pPr>
      <w:r w:rsidRPr="000822D2">
        <w:t>unsafe</w:t>
      </w:r>
    </w:p>
    <w:p w14:paraId="7B36E1F8" w14:textId="77777777" w:rsidR="00666C66" w:rsidRPr="000822D2" w:rsidRDefault="00666C66" w:rsidP="00AE2080">
      <w:pPr>
        <w:pStyle w:val="af8"/>
        <w:ind w:left="709"/>
      </w:pPr>
      <w:r w:rsidRPr="000822D2">
        <w:t>{</w:t>
      </w:r>
    </w:p>
    <w:p w14:paraId="0387D9E3" w14:textId="272B51B2" w:rsidR="00666C66" w:rsidRPr="000822D2" w:rsidRDefault="00666C66" w:rsidP="00AE2080">
      <w:pPr>
        <w:pStyle w:val="af8"/>
        <w:ind w:left="1416"/>
      </w:pPr>
      <w:r w:rsidRPr="000822D2">
        <w:t>string str = "MyString";</w:t>
      </w:r>
    </w:p>
    <w:p w14:paraId="0DBE976F" w14:textId="21356405" w:rsidR="00666C66" w:rsidRPr="000822D2" w:rsidRDefault="00666C66" w:rsidP="00AE2080">
      <w:pPr>
        <w:pStyle w:val="af8"/>
        <w:ind w:left="1416"/>
      </w:pPr>
      <w:r w:rsidRPr="000822D2">
        <w:t>fixed (char* pStr = str)</w:t>
      </w:r>
    </w:p>
    <w:p w14:paraId="63C4391D" w14:textId="0911DF2A" w:rsidR="00666C66" w:rsidRPr="00AE2080" w:rsidRDefault="00666C66" w:rsidP="00AE2080">
      <w:pPr>
        <w:pStyle w:val="af8"/>
        <w:ind w:left="1416"/>
        <w:rPr>
          <w:lang w:val="ru-RU"/>
        </w:rPr>
      </w:pPr>
      <w:r w:rsidRPr="00AE2080">
        <w:rPr>
          <w:lang w:val="ru-RU"/>
        </w:rPr>
        <w:t>{</w:t>
      </w:r>
    </w:p>
    <w:p w14:paraId="79D00BC9" w14:textId="37F3FD45" w:rsidR="00666C66" w:rsidRPr="00AE2080" w:rsidRDefault="00666C66" w:rsidP="00AE2080">
      <w:pPr>
        <w:pStyle w:val="af8"/>
        <w:ind w:left="2124"/>
        <w:rPr>
          <w:lang w:val="ru-RU"/>
        </w:rPr>
      </w:pPr>
      <w:r w:rsidRPr="00AE2080">
        <w:rPr>
          <w:lang w:val="ru-RU"/>
        </w:rPr>
        <w:t xml:space="preserve">// </w:t>
      </w:r>
      <w:r w:rsidRPr="000822D2">
        <w:t>pStr</w:t>
      </w:r>
      <w:r w:rsidRPr="00AE2080">
        <w:rPr>
          <w:lang w:val="ru-RU"/>
        </w:rPr>
        <w:t xml:space="preserve"> можно использовать в нескольких вызовах</w:t>
      </w:r>
    </w:p>
    <w:p w14:paraId="3D6120B2" w14:textId="00B6C8F6" w:rsidR="00666C66" w:rsidRPr="00F41BE5" w:rsidRDefault="00666C66" w:rsidP="00AE2080">
      <w:pPr>
        <w:pStyle w:val="af8"/>
        <w:ind w:left="2124"/>
        <w:rPr>
          <w:lang w:val="ru-RU"/>
        </w:rPr>
      </w:pPr>
      <w:r w:rsidRPr="000822D2">
        <w:t>Win</w:t>
      </w:r>
      <w:r w:rsidRPr="00F41BE5">
        <w:rPr>
          <w:lang w:val="ru-RU"/>
        </w:rPr>
        <w:t>32</w:t>
      </w:r>
      <w:r w:rsidRPr="000822D2">
        <w:t>Interop</w:t>
      </w:r>
      <w:r w:rsidRPr="00F41BE5">
        <w:rPr>
          <w:lang w:val="ru-RU"/>
        </w:rPr>
        <w:t>.</w:t>
      </w:r>
      <w:r w:rsidRPr="000822D2">
        <w:t>NativeFunc</w:t>
      </w:r>
      <w:r w:rsidRPr="00F41BE5">
        <w:rPr>
          <w:lang w:val="ru-RU"/>
        </w:rPr>
        <w:t>((</w:t>
      </w:r>
      <w:r w:rsidRPr="000822D2">
        <w:t>IntPtr</w:t>
      </w:r>
      <w:r w:rsidRPr="00F41BE5">
        <w:rPr>
          <w:lang w:val="ru-RU"/>
        </w:rPr>
        <w:t>)</w:t>
      </w:r>
      <w:r w:rsidRPr="000822D2">
        <w:t>pStr</w:t>
      </w:r>
      <w:r w:rsidRPr="00F41BE5">
        <w:rPr>
          <w:lang w:val="ru-RU"/>
        </w:rPr>
        <w:t>);</w:t>
      </w:r>
    </w:p>
    <w:p w14:paraId="52301E1C" w14:textId="542A470F" w:rsidR="00666C66" w:rsidRPr="00F41BE5" w:rsidRDefault="00666C66" w:rsidP="00AE2080">
      <w:pPr>
        <w:pStyle w:val="af8"/>
        <w:ind w:left="1416"/>
        <w:rPr>
          <w:lang w:val="ru-RU"/>
        </w:rPr>
      </w:pPr>
      <w:r w:rsidRPr="00F41BE5">
        <w:rPr>
          <w:lang w:val="ru-RU"/>
        </w:rPr>
        <w:t>}</w:t>
      </w:r>
    </w:p>
    <w:p w14:paraId="1B000306" w14:textId="77777777" w:rsidR="00666C66" w:rsidRPr="00F41BE5" w:rsidRDefault="00666C66" w:rsidP="008A6BBE">
      <w:pPr>
        <w:pStyle w:val="af8"/>
        <w:ind w:left="708"/>
        <w:rPr>
          <w:lang w:val="ru-RU"/>
        </w:rPr>
      </w:pPr>
      <w:r w:rsidRPr="00F41BE5">
        <w:rPr>
          <w:lang w:val="ru-RU"/>
        </w:rPr>
        <w:t>}</w:t>
      </w:r>
    </w:p>
    <w:p w14:paraId="6622AD68" w14:textId="6F1A596E" w:rsidR="00666C66" w:rsidRPr="000822D2" w:rsidRDefault="008A6BBE" w:rsidP="000822D2">
      <w:r>
        <w:lastRenderedPageBreak/>
        <w:tab/>
      </w:r>
      <w:r w:rsidR="00666C66" w:rsidRPr="000822D2">
        <w:t>Преобразование неуправляемой строки UTF-16 в стиле языка C в управляемую строку также можно оптимизировать, применив конструктор System.String, принимающий параметр типа char*. Конструктор System.String создает копию буфера, поэтому неуправляемую память, занимаемую строкой, можно освободить сразу после создания управляемой строки. Обратите внимание, что здесь не выполняется никакой проверки, чтобы убедиться, что строка содержит только допустимые символы Юникода.</w:t>
      </w:r>
    </w:p>
    <w:p w14:paraId="102710EA" w14:textId="22E5ECD0" w:rsidR="00666C66" w:rsidRPr="000822D2" w:rsidRDefault="008A6BBE" w:rsidP="000822D2">
      <w:r>
        <w:tab/>
      </w:r>
      <w:r w:rsidR="00666C66" w:rsidRPr="000822D2">
        <w:t>Как упоминалось выше, параметры функции могут передаваться заглушкой маршалера в одном или в двух направлениях. Направление передачи параметра определяется рядом факторов:</w:t>
      </w:r>
    </w:p>
    <w:p w14:paraId="45C0898B" w14:textId="77777777" w:rsidR="00666C66" w:rsidRPr="000822D2" w:rsidRDefault="00666C66" w:rsidP="008A6BBE">
      <w:pPr>
        <w:tabs>
          <w:tab w:val="clear" w:pos="709"/>
          <w:tab w:val="left" w:pos="1134"/>
        </w:tabs>
        <w:ind w:firstLine="709"/>
      </w:pPr>
      <w:r w:rsidRPr="000822D2">
        <w:t>-</w:t>
      </w:r>
      <w:r w:rsidRPr="000822D2">
        <w:tab/>
        <w:t>является ли параметр ссылочным типом или типом значения;</w:t>
      </w:r>
    </w:p>
    <w:p w14:paraId="06697D9B" w14:textId="77777777" w:rsidR="00666C66" w:rsidRPr="000822D2" w:rsidRDefault="00666C66" w:rsidP="008A6BBE">
      <w:pPr>
        <w:tabs>
          <w:tab w:val="clear" w:pos="709"/>
          <w:tab w:val="left" w:pos="1134"/>
        </w:tabs>
        <w:ind w:firstLine="709"/>
      </w:pPr>
      <w:r w:rsidRPr="000822D2">
        <w:t>-</w:t>
      </w:r>
      <w:r w:rsidRPr="000822D2">
        <w:tab/>
        <w:t>передается ли параметр по ссылке или по значению;</w:t>
      </w:r>
    </w:p>
    <w:p w14:paraId="18044A33" w14:textId="77777777" w:rsidR="00666C66" w:rsidRPr="000822D2" w:rsidRDefault="00666C66" w:rsidP="008A6BBE">
      <w:pPr>
        <w:tabs>
          <w:tab w:val="clear" w:pos="709"/>
          <w:tab w:val="left" w:pos="1134"/>
        </w:tabs>
        <w:ind w:firstLine="709"/>
      </w:pPr>
      <w:r w:rsidRPr="000822D2">
        <w:t>-</w:t>
      </w:r>
      <w:r w:rsidRPr="000822D2">
        <w:tab/>
        <w:t>является ли тип параметра двоично совместимым или нет;</w:t>
      </w:r>
    </w:p>
    <w:p w14:paraId="779F446A" w14:textId="77777777" w:rsidR="00666C66" w:rsidRPr="000822D2" w:rsidRDefault="00666C66" w:rsidP="008A6BBE">
      <w:pPr>
        <w:tabs>
          <w:tab w:val="clear" w:pos="709"/>
          <w:tab w:val="left" w:pos="1134"/>
        </w:tabs>
        <w:ind w:firstLine="709"/>
      </w:pPr>
      <w:r w:rsidRPr="000822D2">
        <w:t>-</w:t>
      </w:r>
      <w:r w:rsidRPr="000822D2">
        <w:tab/>
        <w:t>применяются ли к параметрам атрибуты, изменяющие направление маршалинга (System.RuntimeInteropService.InAttribute и System.RuntimeInteropService.OutAttribute).</w:t>
      </w:r>
    </w:p>
    <w:p w14:paraId="3410980F" w14:textId="4BCB8433" w:rsidR="00666C66" w:rsidRPr="000822D2" w:rsidRDefault="008A6BBE" w:rsidP="000822D2">
      <w:r>
        <w:tab/>
      </w:r>
      <w:r w:rsidR="00666C66" w:rsidRPr="000822D2">
        <w:t xml:space="preserve">Для дальнейшего обсуждения направление маршалинга из управляемого кода в неуправляемый </w:t>
      </w:r>
      <w:r>
        <w:t>будут</w:t>
      </w:r>
      <w:r w:rsidRPr="000822D2">
        <w:t xml:space="preserve"> обознач</w:t>
      </w:r>
      <w:r>
        <w:t>ены</w:t>
      </w:r>
      <w:r w:rsidRPr="000822D2">
        <w:t xml:space="preserve"> </w:t>
      </w:r>
      <w:r w:rsidR="00666C66" w:rsidRPr="000822D2">
        <w:t>как «in»; а направление из неуправляемого кода в управляемый - как «out». Ниже приводится список правил определения направления маршалинга по умолчанию:</w:t>
      </w:r>
    </w:p>
    <w:p w14:paraId="7BA65388" w14:textId="77777777" w:rsidR="00666C66" w:rsidRPr="000822D2" w:rsidRDefault="00666C66" w:rsidP="008A6BBE">
      <w:pPr>
        <w:tabs>
          <w:tab w:val="clear" w:pos="709"/>
          <w:tab w:val="left" w:pos="1134"/>
        </w:tabs>
        <w:ind w:firstLine="709"/>
      </w:pPr>
      <w:r w:rsidRPr="000822D2">
        <w:t>-</w:t>
      </w:r>
      <w:r w:rsidRPr="000822D2">
        <w:tab/>
        <w:t>параметры, передаваемые по значению, независимо от того, являются ли они ссылочными типами или типами значений, передаются только в направлении «in» (не требуется применять атрибут In вручную, StringBuilder является исключением из правила и всегда передается в направлении «in/out»);</w:t>
      </w:r>
    </w:p>
    <w:p w14:paraId="36DF91AD" w14:textId="0E7B1723" w:rsidR="00666C66" w:rsidRPr="000822D2" w:rsidRDefault="00666C66" w:rsidP="008A6BBE">
      <w:pPr>
        <w:tabs>
          <w:tab w:val="clear" w:pos="709"/>
          <w:tab w:val="left" w:pos="1134"/>
        </w:tabs>
        <w:ind w:firstLine="709"/>
      </w:pPr>
      <w:r w:rsidRPr="000822D2">
        <w:t>-</w:t>
      </w:r>
      <w:r w:rsidRPr="000822D2">
        <w:tab/>
        <w:t>параметры, передаваемые по ссылке (с применением ключевого слова ref в C# или ByRef в VB.NET), независимо от того, являются ли они ссылочными типами или типами значений, пе</w:t>
      </w:r>
      <w:r w:rsidR="008A6BBE">
        <w:t>редаются в направлении «in/out»;</w:t>
      </w:r>
    </w:p>
    <w:p w14:paraId="39E46AB2" w14:textId="4543E69D" w:rsidR="00666C66" w:rsidRPr="000822D2" w:rsidRDefault="008A6BBE" w:rsidP="008A6BBE">
      <w:pPr>
        <w:tabs>
          <w:tab w:val="clear" w:pos="709"/>
          <w:tab w:val="left" w:pos="1134"/>
        </w:tabs>
        <w:ind w:firstLine="709"/>
      </w:pPr>
      <w:r>
        <w:t>-</w:t>
      </w:r>
      <w:r>
        <w:tab/>
        <w:t>д</w:t>
      </w:r>
      <w:r w:rsidR="00666C66" w:rsidRPr="000822D2">
        <w:t xml:space="preserve">обавление атрибута OutAttribute запрещает маршалинг в направлении «in», поэтому вызываемый неуправляемый код может не получить значение, </w:t>
      </w:r>
      <w:r w:rsidR="00666C66" w:rsidRPr="000822D2">
        <w:lastRenderedPageBreak/>
        <w:t>переданное вызывающим кодом. Ключевое слово out в языке C# действует подобно ключевому слову ref, но</w:t>
      </w:r>
      <w:r>
        <w:t xml:space="preserve"> добавляет атрибут OutAttribute;</w:t>
      </w:r>
    </w:p>
    <w:p w14:paraId="0ADE0822" w14:textId="6E39BD4D" w:rsidR="00666C66" w:rsidRPr="000822D2" w:rsidRDefault="008A6BBE" w:rsidP="008A6BBE">
      <w:pPr>
        <w:tabs>
          <w:tab w:val="clear" w:pos="709"/>
          <w:tab w:val="left" w:pos="1134"/>
        </w:tabs>
        <w:ind w:firstLine="709"/>
      </w:pPr>
      <w:r>
        <w:t>-</w:t>
      </w:r>
      <w:r>
        <w:tab/>
        <w:t>е</w:t>
      </w:r>
      <w:r w:rsidR="00666C66" w:rsidRPr="000822D2">
        <w:t>сли типы параметров не являются двоично совместимыми в вызове P/Invoke и вам требуется организовать маршалинг только в направлении «out», ненужного маршалинга в направлении «in» можно избежать, использовав ключевое слово out вместо ref.</w:t>
      </w:r>
    </w:p>
    <w:p w14:paraId="02EAAF30" w14:textId="0919C267" w:rsidR="00666C66" w:rsidRPr="000822D2" w:rsidRDefault="008A6BBE" w:rsidP="000822D2">
      <w:r>
        <w:tab/>
      </w:r>
      <w:r w:rsidR="00666C66" w:rsidRPr="000822D2">
        <w:t>Из-за закрепления параметров двоично совместимых типов при маршалинге, как описывалось выше, для двоично совместимых ссылочных типов автоматически устанавливается направление «in/out», даже если правила выше утверждают иное. Однако не следует полагаться на эту особенность, когда требуется получить поведение «out» или «in/out» маршалинга, а вместо этого указывать направление явно, с помощью атрибутов, так как данная особенность перестанет действовать, если позднее вы добавите поле двоично несовместимого типа или если это вызов COM-объекта, пересекающий границы подразделений (apartments).</w:t>
      </w:r>
    </w:p>
    <w:p w14:paraId="004F65B6" w14:textId="74BFB3C7" w:rsidR="00666C66" w:rsidRPr="000822D2" w:rsidRDefault="008A6BBE" w:rsidP="000822D2">
      <w:r>
        <w:tab/>
      </w:r>
      <w:r w:rsidR="00666C66" w:rsidRPr="000822D2">
        <w:t>Разница между маршалингом типов значений и ссылочных типов заключается в особенностях их передачи через стек:</w:t>
      </w:r>
    </w:p>
    <w:p w14:paraId="00FD9D1D"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значению, копируются на стек, поэтому они всегда передаются в направлении «in», независимо от используемых атрибутов;</w:t>
      </w:r>
    </w:p>
    <w:p w14:paraId="1C81092B"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ссылке, и ссылочные типы, которые передаются по значению, передаются как указатель;</w:t>
      </w:r>
    </w:p>
    <w:p w14:paraId="1D498395" w14:textId="77777777" w:rsidR="00666C66" w:rsidRPr="000822D2" w:rsidRDefault="00666C66" w:rsidP="008A6BBE">
      <w:pPr>
        <w:tabs>
          <w:tab w:val="clear" w:pos="709"/>
          <w:tab w:val="left" w:pos="1134"/>
        </w:tabs>
        <w:ind w:firstLine="709"/>
      </w:pPr>
      <w:r w:rsidRPr="000822D2">
        <w:t>-</w:t>
      </w:r>
      <w:r w:rsidRPr="000822D2">
        <w:tab/>
        <w:t>ссылочные типы, которые передаются по ссылке, передаются как указатель на указатель.</w:t>
      </w:r>
    </w:p>
    <w:p w14:paraId="2849B742" w14:textId="47890CA4" w:rsidR="00176520" w:rsidRPr="000822D2" w:rsidRDefault="00AE2080" w:rsidP="000822D2">
      <w:r>
        <w:tab/>
      </w:r>
      <w:r w:rsidR="00666C66" w:rsidRPr="000822D2">
        <w:t>Передача объемных типов значений (более десятка байт) по значению стоит дороже передачи их по ссылке. То же относится к объемным возвращаемым значениям, вместо которых может оказаться предпочтительнее использовать выходные параметры.</w:t>
      </w:r>
    </w:p>
    <w:p w14:paraId="66DD9999" w14:textId="777E80FC" w:rsidR="00666C66" w:rsidRPr="000822D2" w:rsidRDefault="00AE2080" w:rsidP="000822D2">
      <w:r>
        <w:tab/>
      </w:r>
      <w:r w:rsidR="00666C66" w:rsidRPr="000822D2">
        <w:t xml:space="preserve">Механизм .NET Code Access Security позволяет выполнять код, не вызывающий доверия, в изолированном окружении, называемом «песочницей» </w:t>
      </w:r>
      <w:r w:rsidR="00666C66" w:rsidRPr="000822D2">
        <w:lastRenderedPageBreak/>
        <w:t>(sandbox), с ограниченным доступом к возможностям среды выполнения (например, P/Invoke) и BCL (например, доступ к файлам и реестру). Когда вызывается неуправляемый код, механизм Code Access Security требует, чтобы все сборки, чьи методы будут вызываться, имели право UnmanagedCode. Заглушка маршалера будет проверять это право для каждого вызова, что влечет за собой обход стека вызовов, чтобы убедиться, что весь код в цепочке вызовов обладает данным правом.</w:t>
      </w:r>
    </w:p>
    <w:p w14:paraId="7DCBD733" w14:textId="74CD6391" w:rsidR="00580536" w:rsidRPr="000822D2" w:rsidRDefault="00AE2080" w:rsidP="000822D2">
      <w:r>
        <w:tab/>
      </w:r>
      <w:r w:rsidR="00666C66" w:rsidRPr="000822D2">
        <w:t>Если вы выполняете только код, пользующийся доверием, или у вас имеются иные средства, гарантирующие безопасность, вы можете значительно увеличить производительность, добавив атрибут SuppressUnmanagedCodeSecurityAttribute в объявление метода, класса (в этом случае данный атрибут применяется ко всем методам), интерфейса или делегата.</w:t>
      </w:r>
    </w:p>
    <w:p w14:paraId="1A765F22" w14:textId="618D1E2F" w:rsidR="00666C66" w:rsidRPr="000822D2" w:rsidRDefault="00666C66" w:rsidP="000822D2">
      <w:r w:rsidRPr="000822D2">
        <w:br w:type="page"/>
      </w:r>
    </w:p>
    <w:p w14:paraId="4A2C6AB3" w14:textId="34ADEF91" w:rsidR="00666C66" w:rsidRPr="000822D2" w:rsidRDefault="00666C66" w:rsidP="00AE2080">
      <w:pPr>
        <w:pStyle w:val="2"/>
      </w:pPr>
      <w:bookmarkStart w:id="32" w:name="_Toc484050455"/>
      <w:bookmarkStart w:id="33" w:name="_Toc484723185"/>
      <w:r w:rsidRPr="000822D2">
        <w:lastRenderedPageBreak/>
        <w:t>Интеграция ngspice.dll в .NET C#</w:t>
      </w:r>
      <w:bookmarkEnd w:id="32"/>
      <w:bookmarkEnd w:id="33"/>
    </w:p>
    <w:p w14:paraId="25063C95" w14:textId="54D04035" w:rsidR="00666C66" w:rsidRPr="000822D2" w:rsidRDefault="00AE2080" w:rsidP="000822D2">
      <w:r>
        <w:tab/>
        <w:t>Ниже приведенная таблица 4</w:t>
      </w:r>
      <w:r w:rsidR="002649B6" w:rsidRPr="000822D2">
        <w:t>.2</w:t>
      </w:r>
      <w:r w:rsidR="00666C66" w:rsidRPr="000822D2">
        <w:t xml:space="preserve"> содержит объявления структур и функций в файле заголовка и полученные их прототипы в управляемом коде.</w:t>
      </w:r>
    </w:p>
    <w:p w14:paraId="7B4ED4A6" w14:textId="509DC7BC" w:rsidR="00666C66" w:rsidRPr="000822D2" w:rsidRDefault="00666C66" w:rsidP="000822D2">
      <w:r w:rsidRPr="000822D2">
        <w:t xml:space="preserve">Таблица </w:t>
      </w:r>
      <w:fldSimple w:instr=" STYLEREF 1 \s ">
        <w:r w:rsidR="00700A93">
          <w:rPr>
            <w:noProof/>
          </w:rPr>
          <w:t>4</w:t>
        </w:r>
      </w:fldSimple>
      <w:r w:rsidR="00DE2D83">
        <w:t>.</w:t>
      </w:r>
      <w:fldSimple w:instr=" SEQ Таблица \* ARABIC \s 1 ">
        <w:r w:rsidR="00700A93">
          <w:rPr>
            <w:noProof/>
          </w:rPr>
          <w:t>2</w:t>
        </w:r>
      </w:fldSimple>
      <w:r w:rsidRPr="000822D2">
        <w:t xml:space="preserve"> – Таблица маршалинга</w:t>
      </w:r>
    </w:p>
    <w:tbl>
      <w:tblPr>
        <w:tblStyle w:val="af0"/>
        <w:tblW w:w="0" w:type="auto"/>
        <w:tblLook w:val="04A0" w:firstRow="1" w:lastRow="0" w:firstColumn="1" w:lastColumn="0" w:noHBand="0" w:noVBand="1"/>
      </w:tblPr>
      <w:tblGrid>
        <w:gridCol w:w="3246"/>
        <w:gridCol w:w="6382"/>
      </w:tblGrid>
      <w:tr w:rsidR="00666C66" w:rsidRPr="000822D2" w14:paraId="2EF5D878" w14:textId="77777777" w:rsidTr="0056228E">
        <w:tc>
          <w:tcPr>
            <w:tcW w:w="3246" w:type="dxa"/>
            <w:vAlign w:val="center"/>
          </w:tcPr>
          <w:p w14:paraId="1A40F12C" w14:textId="77777777" w:rsidR="00666C66" w:rsidRPr="000822D2" w:rsidRDefault="00666C66" w:rsidP="00617FC2">
            <w:pPr>
              <w:pStyle w:val="afd"/>
            </w:pPr>
            <w:r w:rsidRPr="000822D2">
              <w:t>sharedspice.h</w:t>
            </w:r>
          </w:p>
        </w:tc>
        <w:tc>
          <w:tcPr>
            <w:tcW w:w="6382" w:type="dxa"/>
            <w:vAlign w:val="center"/>
          </w:tcPr>
          <w:p w14:paraId="4870EB0B" w14:textId="77777777" w:rsidR="00666C66" w:rsidRPr="000822D2" w:rsidRDefault="00666C66" w:rsidP="00617FC2">
            <w:pPr>
              <w:pStyle w:val="afd"/>
            </w:pPr>
            <w:r w:rsidRPr="000822D2">
              <w:t>C#</w:t>
            </w:r>
          </w:p>
        </w:tc>
      </w:tr>
      <w:tr w:rsidR="00666C66" w:rsidRPr="000822D2" w14:paraId="597EEAA4" w14:textId="77777777" w:rsidTr="0056228E">
        <w:tc>
          <w:tcPr>
            <w:tcW w:w="3246" w:type="dxa"/>
          </w:tcPr>
          <w:p w14:paraId="287E3469" w14:textId="77777777" w:rsidR="00666C66" w:rsidRPr="000822D2" w:rsidRDefault="00666C66" w:rsidP="00AE2080">
            <w:pPr>
              <w:pStyle w:val="af8"/>
            </w:pPr>
            <w:r w:rsidRPr="000822D2">
              <w:t>struct ngcomplex {</w:t>
            </w:r>
          </w:p>
          <w:p w14:paraId="0CAD5832" w14:textId="77777777" w:rsidR="00666C66" w:rsidRPr="000822D2" w:rsidRDefault="00666C66" w:rsidP="00AE2080">
            <w:pPr>
              <w:pStyle w:val="af8"/>
            </w:pPr>
            <w:r w:rsidRPr="000822D2">
              <w:t xml:space="preserve">    double cx_real;</w:t>
            </w:r>
          </w:p>
          <w:p w14:paraId="711D248B" w14:textId="77777777" w:rsidR="00666C66" w:rsidRPr="000822D2" w:rsidRDefault="00666C66" w:rsidP="00AE2080">
            <w:pPr>
              <w:pStyle w:val="af8"/>
            </w:pPr>
            <w:r w:rsidRPr="000822D2">
              <w:t xml:space="preserve">    double cx_imag;</w:t>
            </w:r>
          </w:p>
          <w:p w14:paraId="060FD30C" w14:textId="77777777" w:rsidR="00666C66" w:rsidRPr="000822D2" w:rsidRDefault="00666C66" w:rsidP="00AE2080">
            <w:pPr>
              <w:pStyle w:val="af8"/>
            </w:pPr>
            <w:r w:rsidRPr="000822D2">
              <w:t>};</w:t>
            </w:r>
          </w:p>
        </w:tc>
        <w:tc>
          <w:tcPr>
            <w:tcW w:w="6382" w:type="dxa"/>
          </w:tcPr>
          <w:p w14:paraId="2820323A"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6339DC1" w14:textId="77777777" w:rsidR="00666C66" w:rsidRPr="000822D2" w:rsidRDefault="00666C66" w:rsidP="00AE2080">
            <w:pPr>
              <w:pStyle w:val="af8"/>
            </w:pPr>
            <w:r w:rsidRPr="000822D2">
              <w:t>public struct ngcomplex</w:t>
            </w:r>
          </w:p>
          <w:p w14:paraId="3537E847" w14:textId="77777777" w:rsidR="00666C66" w:rsidRPr="000822D2" w:rsidRDefault="00666C66" w:rsidP="00AE2080">
            <w:pPr>
              <w:pStyle w:val="af8"/>
            </w:pPr>
            <w:r w:rsidRPr="000822D2">
              <w:t>{</w:t>
            </w:r>
          </w:p>
          <w:p w14:paraId="3CD6CCAD" w14:textId="77777777" w:rsidR="00666C66" w:rsidRPr="000822D2" w:rsidRDefault="00666C66" w:rsidP="00AE2080">
            <w:pPr>
              <w:pStyle w:val="af8"/>
            </w:pPr>
            <w:r w:rsidRPr="000822D2">
              <w:t xml:space="preserve">    public double cx_real;</w:t>
            </w:r>
          </w:p>
          <w:p w14:paraId="1776DD5F" w14:textId="77777777" w:rsidR="00666C66" w:rsidRPr="000822D2" w:rsidRDefault="00666C66" w:rsidP="00AE2080">
            <w:pPr>
              <w:pStyle w:val="af8"/>
            </w:pPr>
            <w:r w:rsidRPr="000822D2">
              <w:t xml:space="preserve">    public double cx_imag;</w:t>
            </w:r>
          </w:p>
          <w:p w14:paraId="03511AD4" w14:textId="6DF48434" w:rsidR="00666C66" w:rsidRPr="000822D2" w:rsidRDefault="00AE2080" w:rsidP="00AE2080">
            <w:pPr>
              <w:pStyle w:val="af8"/>
            </w:pPr>
            <w:r>
              <w:t>}</w:t>
            </w:r>
          </w:p>
        </w:tc>
      </w:tr>
      <w:tr w:rsidR="00666C66" w:rsidRPr="000822D2" w14:paraId="61F430B3" w14:textId="77777777" w:rsidTr="0056228E">
        <w:tc>
          <w:tcPr>
            <w:tcW w:w="3246" w:type="dxa"/>
            <w:tcBorders>
              <w:bottom w:val="single" w:sz="4" w:space="0" w:color="auto"/>
            </w:tcBorders>
          </w:tcPr>
          <w:p w14:paraId="74FC7530" w14:textId="77777777" w:rsidR="00666C66" w:rsidRPr="000822D2" w:rsidRDefault="00666C66" w:rsidP="00AE2080">
            <w:pPr>
              <w:pStyle w:val="af8"/>
            </w:pPr>
            <w:r w:rsidRPr="000822D2">
              <w:t>typedef struct vector_info {</w:t>
            </w:r>
          </w:p>
          <w:p w14:paraId="14289A97" w14:textId="77777777" w:rsidR="00666C66" w:rsidRPr="000822D2" w:rsidRDefault="00666C66" w:rsidP="00AE2080">
            <w:pPr>
              <w:pStyle w:val="af8"/>
            </w:pPr>
            <w:r w:rsidRPr="000822D2">
              <w:t xml:space="preserve">    char *v_name;</w:t>
            </w:r>
          </w:p>
          <w:p w14:paraId="74BF58E9" w14:textId="77777777" w:rsidR="00666C66" w:rsidRPr="000822D2" w:rsidRDefault="00666C66" w:rsidP="00AE2080">
            <w:pPr>
              <w:pStyle w:val="af8"/>
            </w:pPr>
            <w:r w:rsidRPr="000822D2">
              <w:t xml:space="preserve">    int v_type;</w:t>
            </w:r>
          </w:p>
          <w:p w14:paraId="6BC2DC7A" w14:textId="77777777" w:rsidR="00666C66" w:rsidRPr="000822D2" w:rsidRDefault="00666C66" w:rsidP="00AE2080">
            <w:pPr>
              <w:pStyle w:val="af8"/>
            </w:pPr>
            <w:r w:rsidRPr="000822D2">
              <w:t xml:space="preserve">    short v_flags;</w:t>
            </w:r>
          </w:p>
          <w:p w14:paraId="2D911BA6" w14:textId="77777777" w:rsidR="00666C66" w:rsidRPr="000822D2" w:rsidRDefault="00666C66" w:rsidP="00AE2080">
            <w:pPr>
              <w:pStyle w:val="af8"/>
            </w:pPr>
            <w:r w:rsidRPr="000822D2">
              <w:t xml:space="preserve">    double *v_realdata;</w:t>
            </w:r>
          </w:p>
          <w:p w14:paraId="32DE755D" w14:textId="77777777" w:rsidR="00666C66" w:rsidRPr="000822D2" w:rsidRDefault="00666C66" w:rsidP="00AE2080">
            <w:pPr>
              <w:pStyle w:val="af8"/>
            </w:pPr>
            <w:r w:rsidRPr="000822D2">
              <w:t xml:space="preserve">    ngcomplex_t *v_compdata;</w:t>
            </w:r>
          </w:p>
          <w:p w14:paraId="1B494442" w14:textId="77777777" w:rsidR="00666C66" w:rsidRPr="000822D2" w:rsidRDefault="00666C66" w:rsidP="00AE2080">
            <w:pPr>
              <w:pStyle w:val="af8"/>
            </w:pPr>
            <w:r w:rsidRPr="000822D2">
              <w:t xml:space="preserve">    int v_length;</w:t>
            </w:r>
          </w:p>
          <w:p w14:paraId="64CC58CA" w14:textId="77777777" w:rsidR="00666C66" w:rsidRPr="000822D2" w:rsidRDefault="00666C66" w:rsidP="00AE2080">
            <w:pPr>
              <w:pStyle w:val="af8"/>
            </w:pPr>
            <w:r w:rsidRPr="000822D2">
              <w:t>} vector_info, *pvector_info;</w:t>
            </w:r>
          </w:p>
        </w:tc>
        <w:tc>
          <w:tcPr>
            <w:tcW w:w="6382" w:type="dxa"/>
            <w:tcBorders>
              <w:bottom w:val="single" w:sz="4" w:space="0" w:color="auto"/>
            </w:tcBorders>
          </w:tcPr>
          <w:p w14:paraId="0E771BC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0A720F7E" w14:textId="77777777" w:rsidR="00666C66" w:rsidRPr="000822D2" w:rsidRDefault="00666C66" w:rsidP="00AE2080">
            <w:pPr>
              <w:pStyle w:val="af8"/>
            </w:pPr>
            <w:r w:rsidRPr="000822D2">
              <w:t>public struct vector_info</w:t>
            </w:r>
          </w:p>
          <w:p w14:paraId="54C918F5" w14:textId="77777777" w:rsidR="00666C66" w:rsidRPr="000822D2" w:rsidRDefault="00666C66" w:rsidP="00AE2080">
            <w:pPr>
              <w:pStyle w:val="af8"/>
            </w:pPr>
            <w:r w:rsidRPr="000822D2">
              <w:t>{</w:t>
            </w:r>
          </w:p>
          <w:p w14:paraId="41CF5415" w14:textId="77777777" w:rsidR="00666C66" w:rsidRPr="000822D2" w:rsidRDefault="00666C66" w:rsidP="00AE2080">
            <w:pPr>
              <w:pStyle w:val="af8"/>
            </w:pPr>
            <w:r w:rsidRPr="000822D2">
              <w:t xml:space="preserve">    /// char*</w:t>
            </w:r>
          </w:p>
          <w:p w14:paraId="49D984B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8C64211" w14:textId="77777777" w:rsidR="00666C66" w:rsidRPr="000822D2" w:rsidRDefault="00666C66" w:rsidP="00AE2080">
            <w:pPr>
              <w:pStyle w:val="af8"/>
            </w:pPr>
            <w:r w:rsidRPr="000822D2">
              <w:t xml:space="preserve">    public string v_name;</w:t>
            </w:r>
          </w:p>
          <w:p w14:paraId="28E1663C" w14:textId="77777777" w:rsidR="00666C66" w:rsidRPr="000822D2" w:rsidRDefault="00666C66" w:rsidP="00AE2080">
            <w:pPr>
              <w:pStyle w:val="af8"/>
            </w:pPr>
            <w:r w:rsidRPr="000822D2">
              <w:t xml:space="preserve">    /// int</w:t>
            </w:r>
          </w:p>
          <w:p w14:paraId="6A1BE064" w14:textId="77777777" w:rsidR="00666C66" w:rsidRPr="000822D2" w:rsidRDefault="00666C66" w:rsidP="00AE2080">
            <w:pPr>
              <w:pStyle w:val="af8"/>
            </w:pPr>
            <w:r w:rsidRPr="000822D2">
              <w:t xml:space="preserve">    public int v_type;</w:t>
            </w:r>
          </w:p>
          <w:p w14:paraId="4A7C38F0" w14:textId="77777777" w:rsidR="00666C66" w:rsidRPr="000822D2" w:rsidRDefault="00666C66" w:rsidP="00AE2080">
            <w:pPr>
              <w:pStyle w:val="af8"/>
            </w:pPr>
            <w:r w:rsidRPr="000822D2">
              <w:t xml:space="preserve">    /// short</w:t>
            </w:r>
          </w:p>
          <w:p w14:paraId="1AA13C83" w14:textId="77777777" w:rsidR="00666C66" w:rsidRPr="000822D2" w:rsidRDefault="00666C66" w:rsidP="00AE2080">
            <w:pPr>
              <w:pStyle w:val="af8"/>
            </w:pPr>
            <w:r w:rsidRPr="000822D2">
              <w:t xml:space="preserve">    public short v_flags;</w:t>
            </w:r>
          </w:p>
          <w:p w14:paraId="369B2197" w14:textId="77777777" w:rsidR="00666C66" w:rsidRPr="000822D2" w:rsidRDefault="00666C66" w:rsidP="00AE2080">
            <w:pPr>
              <w:pStyle w:val="af8"/>
            </w:pPr>
            <w:r w:rsidRPr="000822D2">
              <w:t xml:space="preserve">    /// double*</w:t>
            </w:r>
          </w:p>
          <w:p w14:paraId="786479F0" w14:textId="77777777" w:rsidR="00666C66" w:rsidRPr="000822D2" w:rsidRDefault="00666C66" w:rsidP="00AE2080">
            <w:pPr>
              <w:pStyle w:val="af8"/>
            </w:pPr>
            <w:r w:rsidRPr="000822D2">
              <w:t xml:space="preserve">    public IntPtr v_realdata;</w:t>
            </w:r>
          </w:p>
          <w:p w14:paraId="41A6F575" w14:textId="77777777" w:rsidR="00666C66" w:rsidRPr="000822D2" w:rsidRDefault="00666C66" w:rsidP="00AE2080">
            <w:pPr>
              <w:pStyle w:val="af8"/>
            </w:pPr>
            <w:r w:rsidRPr="000822D2">
              <w:t xml:space="preserve">    /// ngcomplex_t*</w:t>
            </w:r>
          </w:p>
          <w:p w14:paraId="3D235A5A" w14:textId="77777777" w:rsidR="00666C66" w:rsidRPr="000822D2" w:rsidRDefault="00666C66" w:rsidP="00AE2080">
            <w:pPr>
              <w:pStyle w:val="af8"/>
            </w:pPr>
            <w:r w:rsidRPr="000822D2">
              <w:t xml:space="preserve">    public IntPtr v_compdata;</w:t>
            </w:r>
          </w:p>
          <w:p w14:paraId="104E082A" w14:textId="77777777" w:rsidR="00666C66" w:rsidRPr="000822D2" w:rsidRDefault="00666C66" w:rsidP="00AE2080">
            <w:pPr>
              <w:pStyle w:val="af8"/>
            </w:pPr>
            <w:r w:rsidRPr="000822D2">
              <w:t xml:space="preserve">    /// int</w:t>
            </w:r>
          </w:p>
          <w:p w14:paraId="1C9BE217" w14:textId="77777777" w:rsidR="00666C66" w:rsidRPr="000822D2" w:rsidRDefault="00666C66" w:rsidP="00AE2080">
            <w:pPr>
              <w:pStyle w:val="af8"/>
            </w:pPr>
            <w:r w:rsidRPr="000822D2">
              <w:t xml:space="preserve">    public int v_length;</w:t>
            </w:r>
          </w:p>
          <w:p w14:paraId="02CBDD44" w14:textId="06CE6975" w:rsidR="00666C66" w:rsidRPr="000822D2" w:rsidRDefault="00AE2080" w:rsidP="00AE2080">
            <w:pPr>
              <w:pStyle w:val="af8"/>
            </w:pPr>
            <w:r>
              <w:t>}</w:t>
            </w:r>
          </w:p>
        </w:tc>
      </w:tr>
      <w:tr w:rsidR="00666C66" w:rsidRPr="000822D2" w14:paraId="1AC5CD9C" w14:textId="77777777" w:rsidTr="0056228E">
        <w:tc>
          <w:tcPr>
            <w:tcW w:w="3246" w:type="dxa"/>
            <w:tcBorders>
              <w:bottom w:val="nil"/>
            </w:tcBorders>
          </w:tcPr>
          <w:p w14:paraId="6FFD294E" w14:textId="77777777" w:rsidR="00666C66" w:rsidRPr="000822D2" w:rsidRDefault="00666C66" w:rsidP="00AE2080">
            <w:pPr>
              <w:pStyle w:val="af8"/>
            </w:pPr>
            <w:r w:rsidRPr="000822D2">
              <w:t>typedef struct vecvalues {</w:t>
            </w:r>
          </w:p>
          <w:p w14:paraId="5E2683DB" w14:textId="77777777" w:rsidR="00666C66" w:rsidRPr="000822D2" w:rsidRDefault="00666C66" w:rsidP="00AE2080">
            <w:pPr>
              <w:pStyle w:val="af8"/>
            </w:pPr>
            <w:r w:rsidRPr="000822D2">
              <w:t xml:space="preserve">    char* name;</w:t>
            </w:r>
          </w:p>
          <w:p w14:paraId="069D3F68" w14:textId="77777777" w:rsidR="00666C66" w:rsidRPr="000822D2" w:rsidRDefault="00666C66" w:rsidP="00AE2080">
            <w:pPr>
              <w:pStyle w:val="af8"/>
            </w:pPr>
            <w:r w:rsidRPr="000822D2">
              <w:t xml:space="preserve">    double creal;</w:t>
            </w:r>
          </w:p>
          <w:p w14:paraId="599619E6" w14:textId="77777777" w:rsidR="00666C66" w:rsidRPr="000822D2" w:rsidRDefault="00666C66" w:rsidP="00AE2080">
            <w:pPr>
              <w:pStyle w:val="af8"/>
            </w:pPr>
            <w:r w:rsidRPr="000822D2">
              <w:t xml:space="preserve">    bool is_scale;</w:t>
            </w:r>
          </w:p>
          <w:p w14:paraId="6E6C7155" w14:textId="77777777" w:rsidR="00666C66" w:rsidRPr="000822D2" w:rsidRDefault="00666C66" w:rsidP="00AE2080">
            <w:pPr>
              <w:pStyle w:val="af8"/>
            </w:pPr>
            <w:r w:rsidRPr="000822D2">
              <w:t xml:space="preserve">    bool is_complex;</w:t>
            </w:r>
          </w:p>
          <w:p w14:paraId="5144AF7B" w14:textId="77777777" w:rsidR="00666C66" w:rsidRPr="000822D2" w:rsidRDefault="00666C66" w:rsidP="00AE2080">
            <w:pPr>
              <w:pStyle w:val="af8"/>
            </w:pPr>
            <w:r w:rsidRPr="000822D2">
              <w:t>} vecvalues, *pvecvalues;</w:t>
            </w:r>
          </w:p>
        </w:tc>
        <w:tc>
          <w:tcPr>
            <w:tcW w:w="6382" w:type="dxa"/>
            <w:tcBorders>
              <w:bottom w:val="nil"/>
            </w:tcBorders>
          </w:tcPr>
          <w:p w14:paraId="530CE73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310EE12E" w14:textId="77777777" w:rsidR="00666C66" w:rsidRPr="000822D2" w:rsidRDefault="00666C66" w:rsidP="00AE2080">
            <w:pPr>
              <w:pStyle w:val="af8"/>
            </w:pPr>
            <w:r w:rsidRPr="000822D2">
              <w:t>public struct vecvalues</w:t>
            </w:r>
          </w:p>
          <w:p w14:paraId="22E15E08" w14:textId="77777777" w:rsidR="00666C66" w:rsidRPr="000822D2" w:rsidRDefault="00666C66" w:rsidP="00AE2080">
            <w:pPr>
              <w:pStyle w:val="af8"/>
            </w:pPr>
            <w:r w:rsidRPr="000822D2">
              <w:t>{</w:t>
            </w:r>
          </w:p>
          <w:p w14:paraId="3AE114D9" w14:textId="77777777" w:rsidR="00666C66" w:rsidRPr="000822D2" w:rsidRDefault="00666C66" w:rsidP="00AE2080">
            <w:pPr>
              <w:pStyle w:val="af8"/>
            </w:pPr>
            <w:r w:rsidRPr="000822D2">
              <w:t xml:space="preserve">    /// char*</w:t>
            </w:r>
          </w:p>
          <w:p w14:paraId="67E9AE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DE5D78" w14:textId="77777777" w:rsidR="00666C66" w:rsidRPr="000822D2" w:rsidRDefault="00666C66" w:rsidP="00AE2080">
            <w:pPr>
              <w:pStyle w:val="af8"/>
            </w:pPr>
            <w:r w:rsidRPr="000822D2">
              <w:t xml:space="preserve">    public string name;</w:t>
            </w:r>
          </w:p>
          <w:p w14:paraId="0FB4706E" w14:textId="77777777" w:rsidR="00666C66" w:rsidRPr="000822D2" w:rsidRDefault="00666C66" w:rsidP="00AE2080">
            <w:pPr>
              <w:pStyle w:val="af8"/>
            </w:pPr>
            <w:r w:rsidRPr="000822D2">
              <w:t xml:space="preserve">    /// double</w:t>
            </w:r>
          </w:p>
          <w:p w14:paraId="1849E968" w14:textId="77777777" w:rsidR="00666C66" w:rsidRPr="000822D2" w:rsidRDefault="00666C66" w:rsidP="00AE2080">
            <w:pPr>
              <w:pStyle w:val="af8"/>
            </w:pPr>
            <w:r w:rsidRPr="000822D2">
              <w:t xml:space="preserve">    public double creal;</w:t>
            </w:r>
          </w:p>
          <w:p w14:paraId="668BEC28" w14:textId="77777777" w:rsidR="00666C66" w:rsidRPr="000822D2" w:rsidRDefault="00666C66" w:rsidP="00AE2080">
            <w:pPr>
              <w:pStyle w:val="af8"/>
            </w:pPr>
            <w:r w:rsidRPr="000822D2">
              <w:t xml:space="preserve">    /// double</w:t>
            </w:r>
          </w:p>
          <w:p w14:paraId="20EFAF46" w14:textId="77777777" w:rsidR="00666C66" w:rsidRPr="000822D2" w:rsidRDefault="00666C66" w:rsidP="00AE2080">
            <w:pPr>
              <w:pStyle w:val="af8"/>
            </w:pPr>
            <w:r w:rsidRPr="000822D2">
              <w:t xml:space="preserve">    public double cimag;</w:t>
            </w:r>
          </w:p>
          <w:p w14:paraId="2623C3C2" w14:textId="77777777" w:rsidR="00666C66" w:rsidRPr="000822D2" w:rsidRDefault="00666C66" w:rsidP="00AE2080">
            <w:pPr>
              <w:pStyle w:val="af8"/>
            </w:pPr>
            <w:r w:rsidRPr="000822D2">
              <w:t xml:space="preserve">    /// boolean</w:t>
            </w:r>
          </w:p>
          <w:p w14:paraId="4519AD36"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0516D241" w14:textId="77777777" w:rsidR="00666C66" w:rsidRPr="000822D2" w:rsidRDefault="00666C66" w:rsidP="00AE2080">
            <w:pPr>
              <w:pStyle w:val="af8"/>
            </w:pPr>
            <w:r w:rsidRPr="000822D2">
              <w:t xml:space="preserve">    public bool is_scale;</w:t>
            </w:r>
          </w:p>
          <w:p w14:paraId="578CAEBA" w14:textId="77777777" w:rsidR="00666C66" w:rsidRPr="000822D2" w:rsidRDefault="00666C66" w:rsidP="00AE2080">
            <w:pPr>
              <w:pStyle w:val="af8"/>
            </w:pPr>
            <w:r w:rsidRPr="000822D2">
              <w:t xml:space="preserve">    /// boolean</w:t>
            </w:r>
          </w:p>
          <w:p w14:paraId="4B17E85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6F3A2CF8" w14:textId="77777777" w:rsidR="00666C66" w:rsidRPr="000822D2" w:rsidRDefault="00666C66" w:rsidP="00AE2080">
            <w:pPr>
              <w:pStyle w:val="af8"/>
            </w:pPr>
            <w:r w:rsidRPr="000822D2">
              <w:t xml:space="preserve">    public bool is_complex;</w:t>
            </w:r>
          </w:p>
          <w:p w14:paraId="0A347DAB" w14:textId="21107796" w:rsidR="00666C66" w:rsidRPr="000822D2" w:rsidRDefault="00AE2080" w:rsidP="00AE2080">
            <w:pPr>
              <w:pStyle w:val="af8"/>
            </w:pPr>
            <w:r>
              <w:t>}</w:t>
            </w:r>
          </w:p>
        </w:tc>
      </w:tr>
    </w:tbl>
    <w:p w14:paraId="316D8DE6" w14:textId="77777777" w:rsidR="00666C66" w:rsidRPr="000822D2" w:rsidRDefault="00666C66" w:rsidP="000822D2">
      <w:r w:rsidRPr="000822D2">
        <w:br w:type="page"/>
      </w:r>
    </w:p>
    <w:tbl>
      <w:tblPr>
        <w:tblStyle w:val="af0"/>
        <w:tblW w:w="0" w:type="auto"/>
        <w:tblLook w:val="04A0" w:firstRow="1" w:lastRow="0" w:firstColumn="1" w:lastColumn="0" w:noHBand="0" w:noVBand="1"/>
      </w:tblPr>
      <w:tblGrid>
        <w:gridCol w:w="3246"/>
        <w:gridCol w:w="6385"/>
      </w:tblGrid>
      <w:tr w:rsidR="00666C66" w:rsidRPr="000822D2" w14:paraId="6227909D" w14:textId="77777777" w:rsidTr="0056228E">
        <w:tc>
          <w:tcPr>
            <w:tcW w:w="9628" w:type="dxa"/>
            <w:gridSpan w:val="2"/>
            <w:tcBorders>
              <w:top w:val="nil"/>
              <w:left w:val="nil"/>
              <w:bottom w:val="single" w:sz="4" w:space="0" w:color="auto"/>
              <w:right w:val="nil"/>
            </w:tcBorders>
          </w:tcPr>
          <w:p w14:paraId="52E97B2F" w14:textId="32F05281" w:rsidR="00666C66" w:rsidRPr="000822D2" w:rsidRDefault="00666C66" w:rsidP="000822D2">
            <w:r w:rsidRPr="000822D2">
              <w:lastRenderedPageBreak/>
              <w:t xml:space="preserve">Продолжение таблицы </w:t>
            </w:r>
            <w:r w:rsidR="00DA0EBF">
              <w:t>4</w:t>
            </w:r>
            <w:r w:rsidR="00502714" w:rsidRPr="000822D2">
              <w:t>.2</w:t>
            </w:r>
          </w:p>
        </w:tc>
      </w:tr>
      <w:tr w:rsidR="00666C66" w:rsidRPr="000822D2" w14:paraId="7D42263F" w14:textId="77777777" w:rsidTr="0056228E">
        <w:tc>
          <w:tcPr>
            <w:tcW w:w="3246" w:type="dxa"/>
            <w:vAlign w:val="center"/>
          </w:tcPr>
          <w:p w14:paraId="22E3CF5F" w14:textId="77777777" w:rsidR="00666C66" w:rsidRPr="000822D2" w:rsidRDefault="00666C66" w:rsidP="00617FC2">
            <w:pPr>
              <w:pStyle w:val="afd"/>
            </w:pPr>
            <w:r w:rsidRPr="000822D2">
              <w:t>sharedspice.h</w:t>
            </w:r>
          </w:p>
        </w:tc>
        <w:tc>
          <w:tcPr>
            <w:tcW w:w="6382" w:type="dxa"/>
            <w:vAlign w:val="center"/>
          </w:tcPr>
          <w:p w14:paraId="18973E6A" w14:textId="77777777" w:rsidR="00666C66" w:rsidRPr="000822D2" w:rsidRDefault="00666C66" w:rsidP="00617FC2">
            <w:pPr>
              <w:pStyle w:val="afd"/>
            </w:pPr>
            <w:r w:rsidRPr="000822D2">
              <w:t>C#</w:t>
            </w:r>
          </w:p>
        </w:tc>
      </w:tr>
      <w:tr w:rsidR="00666C66" w:rsidRPr="000822D2" w14:paraId="352AA5F5" w14:textId="77777777" w:rsidTr="0056228E">
        <w:tc>
          <w:tcPr>
            <w:tcW w:w="3246" w:type="dxa"/>
            <w:tcBorders>
              <w:top w:val="single" w:sz="4" w:space="0" w:color="auto"/>
            </w:tcBorders>
          </w:tcPr>
          <w:p w14:paraId="6DC23280" w14:textId="77777777" w:rsidR="00666C66" w:rsidRPr="000822D2" w:rsidRDefault="00666C66" w:rsidP="00AE2080">
            <w:pPr>
              <w:pStyle w:val="af8"/>
            </w:pPr>
            <w:r w:rsidRPr="000822D2">
              <w:t>typedef struct vecvaluesall {</w:t>
            </w:r>
          </w:p>
          <w:p w14:paraId="4E183CD4" w14:textId="77777777" w:rsidR="00666C66" w:rsidRPr="000822D2" w:rsidRDefault="00666C66" w:rsidP="00AE2080">
            <w:pPr>
              <w:pStyle w:val="af8"/>
            </w:pPr>
            <w:r w:rsidRPr="000822D2">
              <w:t xml:space="preserve">    int veccount;</w:t>
            </w:r>
          </w:p>
          <w:p w14:paraId="12E27340" w14:textId="77777777" w:rsidR="00666C66" w:rsidRPr="000822D2" w:rsidRDefault="00666C66" w:rsidP="00AE2080">
            <w:pPr>
              <w:pStyle w:val="af8"/>
            </w:pPr>
            <w:r w:rsidRPr="000822D2">
              <w:t xml:space="preserve">    int vecindex;</w:t>
            </w:r>
          </w:p>
          <w:p w14:paraId="146C16C0" w14:textId="77777777" w:rsidR="00666C66" w:rsidRPr="000822D2" w:rsidRDefault="00666C66" w:rsidP="00AE2080">
            <w:pPr>
              <w:pStyle w:val="af8"/>
            </w:pPr>
            <w:r w:rsidRPr="000822D2">
              <w:t xml:space="preserve">    pvecvalues *vecsa;</w:t>
            </w:r>
          </w:p>
          <w:p w14:paraId="11B17595" w14:textId="77777777" w:rsidR="00666C66" w:rsidRPr="000822D2" w:rsidRDefault="00666C66" w:rsidP="00AE2080">
            <w:pPr>
              <w:pStyle w:val="af8"/>
            </w:pPr>
            <w:r w:rsidRPr="000822D2">
              <w:t>} vecvaluesall, *pvecvaluesall;</w:t>
            </w:r>
          </w:p>
        </w:tc>
        <w:tc>
          <w:tcPr>
            <w:tcW w:w="6382" w:type="dxa"/>
            <w:tcBorders>
              <w:top w:val="single" w:sz="4" w:space="0" w:color="auto"/>
            </w:tcBorders>
          </w:tcPr>
          <w:p w14:paraId="5FF8809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5B69E1D1" w14:textId="77777777" w:rsidR="00666C66" w:rsidRPr="000822D2" w:rsidRDefault="00666C66" w:rsidP="00AE2080">
            <w:pPr>
              <w:pStyle w:val="af8"/>
            </w:pPr>
            <w:r w:rsidRPr="000822D2">
              <w:t>public struct vecvaluesall</w:t>
            </w:r>
          </w:p>
          <w:p w14:paraId="0808FB47" w14:textId="77777777" w:rsidR="00666C66" w:rsidRPr="000822D2" w:rsidRDefault="00666C66" w:rsidP="00AE2080">
            <w:pPr>
              <w:pStyle w:val="af8"/>
            </w:pPr>
            <w:r w:rsidRPr="000822D2">
              <w:t>{</w:t>
            </w:r>
          </w:p>
          <w:p w14:paraId="5B9C78EE" w14:textId="77777777" w:rsidR="00666C66" w:rsidRPr="000822D2" w:rsidRDefault="00666C66" w:rsidP="00AE2080">
            <w:pPr>
              <w:pStyle w:val="af8"/>
            </w:pPr>
            <w:r w:rsidRPr="000822D2">
              <w:t xml:space="preserve">    /// int</w:t>
            </w:r>
          </w:p>
          <w:p w14:paraId="1CD82DC3" w14:textId="77777777" w:rsidR="00666C66" w:rsidRPr="000822D2" w:rsidRDefault="00666C66" w:rsidP="00AE2080">
            <w:pPr>
              <w:pStyle w:val="af8"/>
            </w:pPr>
            <w:r w:rsidRPr="000822D2">
              <w:t xml:space="preserve">    public int veccount;</w:t>
            </w:r>
          </w:p>
          <w:p w14:paraId="2C604983" w14:textId="77777777" w:rsidR="00666C66" w:rsidRPr="000822D2" w:rsidRDefault="00666C66" w:rsidP="00AE2080">
            <w:pPr>
              <w:pStyle w:val="af8"/>
            </w:pPr>
            <w:r w:rsidRPr="000822D2">
              <w:t xml:space="preserve">    /// int</w:t>
            </w:r>
          </w:p>
          <w:p w14:paraId="04F0FEDC" w14:textId="77777777" w:rsidR="00666C66" w:rsidRPr="000822D2" w:rsidRDefault="00666C66" w:rsidP="00AE2080">
            <w:pPr>
              <w:pStyle w:val="af8"/>
            </w:pPr>
            <w:r w:rsidRPr="000822D2">
              <w:t xml:space="preserve">    public int vecindex;</w:t>
            </w:r>
          </w:p>
          <w:p w14:paraId="2C6DF05A" w14:textId="77777777" w:rsidR="00666C66" w:rsidRPr="000822D2" w:rsidRDefault="00666C66" w:rsidP="00AE2080">
            <w:pPr>
              <w:pStyle w:val="af8"/>
            </w:pPr>
            <w:r w:rsidRPr="000822D2">
              <w:t xml:space="preserve">    /// pvecvalues*</w:t>
            </w:r>
          </w:p>
          <w:p w14:paraId="10AA698A" w14:textId="77777777" w:rsidR="00666C66" w:rsidRPr="000822D2" w:rsidRDefault="00666C66" w:rsidP="00AE2080">
            <w:pPr>
              <w:pStyle w:val="af8"/>
            </w:pPr>
            <w:r w:rsidRPr="000822D2">
              <w:t xml:space="preserve">    public IntPtr vecsa;</w:t>
            </w:r>
          </w:p>
          <w:p w14:paraId="29D03FC1" w14:textId="5631F601" w:rsidR="00666C66" w:rsidRPr="000822D2" w:rsidRDefault="00AE2080" w:rsidP="00AE2080">
            <w:pPr>
              <w:pStyle w:val="af8"/>
            </w:pPr>
            <w:r>
              <w:t>}</w:t>
            </w:r>
          </w:p>
        </w:tc>
      </w:tr>
      <w:tr w:rsidR="00666C66" w:rsidRPr="000822D2" w14:paraId="553FCE50" w14:textId="77777777" w:rsidTr="0056228E">
        <w:tc>
          <w:tcPr>
            <w:tcW w:w="3246" w:type="dxa"/>
          </w:tcPr>
          <w:p w14:paraId="402D6F7C" w14:textId="77777777" w:rsidR="00666C66" w:rsidRPr="000822D2" w:rsidRDefault="00666C66" w:rsidP="00AE2080">
            <w:pPr>
              <w:pStyle w:val="af8"/>
            </w:pPr>
            <w:r w:rsidRPr="000822D2">
              <w:t>typedef struct vecinfo</w:t>
            </w:r>
          </w:p>
          <w:p w14:paraId="2A1ACCD4" w14:textId="77777777" w:rsidR="00666C66" w:rsidRPr="000822D2" w:rsidRDefault="00666C66" w:rsidP="00AE2080">
            <w:pPr>
              <w:pStyle w:val="af8"/>
            </w:pPr>
            <w:r w:rsidRPr="000822D2">
              <w:t>{</w:t>
            </w:r>
          </w:p>
          <w:p w14:paraId="6130A041" w14:textId="77777777" w:rsidR="00666C66" w:rsidRPr="000822D2" w:rsidRDefault="00666C66" w:rsidP="00AE2080">
            <w:pPr>
              <w:pStyle w:val="af8"/>
            </w:pPr>
            <w:r w:rsidRPr="000822D2">
              <w:t xml:space="preserve">    int number;</w:t>
            </w:r>
          </w:p>
          <w:p w14:paraId="2180C325" w14:textId="77777777" w:rsidR="00666C66" w:rsidRPr="000822D2" w:rsidRDefault="00666C66" w:rsidP="00AE2080">
            <w:pPr>
              <w:pStyle w:val="af8"/>
            </w:pPr>
            <w:r w:rsidRPr="000822D2">
              <w:t xml:space="preserve">    char *vecname;</w:t>
            </w:r>
          </w:p>
          <w:p w14:paraId="63CB1AA3" w14:textId="77777777" w:rsidR="00666C66" w:rsidRPr="000822D2" w:rsidRDefault="00666C66" w:rsidP="00AE2080">
            <w:pPr>
              <w:pStyle w:val="af8"/>
            </w:pPr>
            <w:r w:rsidRPr="000822D2">
              <w:t xml:space="preserve">    bool is_real;</w:t>
            </w:r>
          </w:p>
          <w:p w14:paraId="01C9C1E6" w14:textId="77777777" w:rsidR="00666C66" w:rsidRPr="000822D2" w:rsidRDefault="00666C66" w:rsidP="00AE2080">
            <w:pPr>
              <w:pStyle w:val="af8"/>
            </w:pPr>
            <w:r w:rsidRPr="000822D2">
              <w:t xml:space="preserve">    void *pdvec;</w:t>
            </w:r>
          </w:p>
          <w:p w14:paraId="34205080" w14:textId="77777777" w:rsidR="00666C66" w:rsidRPr="000822D2" w:rsidRDefault="00666C66" w:rsidP="00AE2080">
            <w:pPr>
              <w:pStyle w:val="af8"/>
            </w:pPr>
            <w:r w:rsidRPr="000822D2">
              <w:t xml:space="preserve">    void *pdvecscale;</w:t>
            </w:r>
          </w:p>
          <w:p w14:paraId="56BCFDF7" w14:textId="77777777" w:rsidR="00666C66" w:rsidRPr="000822D2" w:rsidRDefault="00666C66" w:rsidP="00AE2080">
            <w:pPr>
              <w:pStyle w:val="af8"/>
            </w:pPr>
            <w:r w:rsidRPr="000822D2">
              <w:t>} vecinfo, *pvecinfo;</w:t>
            </w:r>
          </w:p>
        </w:tc>
        <w:tc>
          <w:tcPr>
            <w:tcW w:w="6382" w:type="dxa"/>
          </w:tcPr>
          <w:p w14:paraId="2B67D7CE"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49CEC2F7" w14:textId="77777777" w:rsidR="00666C66" w:rsidRPr="000822D2" w:rsidRDefault="00666C66" w:rsidP="00AE2080">
            <w:pPr>
              <w:pStyle w:val="af8"/>
            </w:pPr>
            <w:r w:rsidRPr="000822D2">
              <w:t>public struct vecinfo</w:t>
            </w:r>
          </w:p>
          <w:p w14:paraId="1C1A625D" w14:textId="77777777" w:rsidR="00666C66" w:rsidRPr="000822D2" w:rsidRDefault="00666C66" w:rsidP="00AE2080">
            <w:pPr>
              <w:pStyle w:val="af8"/>
            </w:pPr>
            <w:r w:rsidRPr="000822D2">
              <w:t>{</w:t>
            </w:r>
          </w:p>
          <w:p w14:paraId="3B3C3B17" w14:textId="77777777" w:rsidR="00666C66" w:rsidRPr="000822D2" w:rsidRDefault="00666C66" w:rsidP="00AE2080">
            <w:pPr>
              <w:pStyle w:val="af8"/>
            </w:pPr>
            <w:r w:rsidRPr="000822D2">
              <w:t xml:space="preserve">    /// int</w:t>
            </w:r>
          </w:p>
          <w:p w14:paraId="10B3A8C4" w14:textId="77777777" w:rsidR="00666C66" w:rsidRPr="000822D2" w:rsidRDefault="00666C66" w:rsidP="00AE2080">
            <w:pPr>
              <w:pStyle w:val="af8"/>
            </w:pPr>
            <w:r w:rsidRPr="000822D2">
              <w:t xml:space="preserve">    public int number;</w:t>
            </w:r>
          </w:p>
          <w:p w14:paraId="575E1EA6" w14:textId="77777777" w:rsidR="00666C66" w:rsidRPr="000822D2" w:rsidRDefault="00666C66" w:rsidP="00AE2080">
            <w:pPr>
              <w:pStyle w:val="af8"/>
            </w:pPr>
            <w:r w:rsidRPr="000822D2">
              <w:t xml:space="preserve">    /// char*</w:t>
            </w:r>
          </w:p>
          <w:p w14:paraId="50CAB007"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CFE1B3" w14:textId="77777777" w:rsidR="00666C66" w:rsidRPr="000822D2" w:rsidRDefault="00666C66" w:rsidP="00AE2080">
            <w:pPr>
              <w:pStyle w:val="af8"/>
            </w:pPr>
            <w:r w:rsidRPr="000822D2">
              <w:t xml:space="preserve">    public string vecname;</w:t>
            </w:r>
          </w:p>
          <w:p w14:paraId="64124BBE" w14:textId="77777777" w:rsidR="00666C66" w:rsidRPr="000822D2" w:rsidRDefault="00666C66" w:rsidP="00AE2080">
            <w:pPr>
              <w:pStyle w:val="af8"/>
            </w:pPr>
            <w:r w:rsidRPr="000822D2">
              <w:t xml:space="preserve">    /// boolean</w:t>
            </w:r>
          </w:p>
          <w:p w14:paraId="2CF0AF50" w14:textId="77777777" w:rsidR="00666C66" w:rsidRPr="000822D2" w:rsidRDefault="00666C66" w:rsidP="00AE2080">
            <w:pPr>
              <w:pStyle w:val="af8"/>
            </w:pPr>
            <w:r w:rsidRPr="000822D2">
              <w:t xml:space="preserve">    public bool is_real;</w:t>
            </w:r>
          </w:p>
          <w:p w14:paraId="28824A22" w14:textId="77777777" w:rsidR="00666C66" w:rsidRPr="000822D2" w:rsidRDefault="00666C66" w:rsidP="00AE2080">
            <w:pPr>
              <w:pStyle w:val="af8"/>
            </w:pPr>
            <w:r w:rsidRPr="000822D2">
              <w:t xml:space="preserve">    /// void*</w:t>
            </w:r>
          </w:p>
          <w:p w14:paraId="2962CB6D" w14:textId="77777777" w:rsidR="00666C66" w:rsidRPr="000822D2" w:rsidRDefault="00666C66" w:rsidP="00AE2080">
            <w:pPr>
              <w:pStyle w:val="af8"/>
            </w:pPr>
            <w:r w:rsidRPr="000822D2">
              <w:t xml:space="preserve">    public IntPtr pdvec;</w:t>
            </w:r>
          </w:p>
          <w:p w14:paraId="4E22DC9A" w14:textId="77777777" w:rsidR="00666C66" w:rsidRPr="000822D2" w:rsidRDefault="00666C66" w:rsidP="00AE2080">
            <w:pPr>
              <w:pStyle w:val="af8"/>
            </w:pPr>
            <w:r w:rsidRPr="000822D2">
              <w:t xml:space="preserve">    /// void*</w:t>
            </w:r>
          </w:p>
          <w:p w14:paraId="2A75EF24" w14:textId="77777777" w:rsidR="00666C66" w:rsidRPr="000822D2" w:rsidRDefault="00666C66" w:rsidP="00AE2080">
            <w:pPr>
              <w:pStyle w:val="af8"/>
            </w:pPr>
            <w:r w:rsidRPr="000822D2">
              <w:t xml:space="preserve">    public IntPtr pdvecscale;</w:t>
            </w:r>
          </w:p>
          <w:p w14:paraId="5C80D387" w14:textId="76FADA14" w:rsidR="00666C66" w:rsidRPr="000822D2" w:rsidRDefault="00AE2080" w:rsidP="00AE2080">
            <w:pPr>
              <w:pStyle w:val="af8"/>
            </w:pPr>
            <w:r>
              <w:t>}</w:t>
            </w:r>
          </w:p>
        </w:tc>
      </w:tr>
      <w:tr w:rsidR="00666C66" w:rsidRPr="000822D2" w14:paraId="235168F4" w14:textId="77777777" w:rsidTr="0056228E">
        <w:tc>
          <w:tcPr>
            <w:tcW w:w="3246" w:type="dxa"/>
            <w:tcBorders>
              <w:bottom w:val="single" w:sz="4" w:space="0" w:color="auto"/>
            </w:tcBorders>
          </w:tcPr>
          <w:p w14:paraId="0BDABEF6" w14:textId="77777777" w:rsidR="00666C66" w:rsidRPr="000822D2" w:rsidRDefault="00666C66" w:rsidP="00AE2080">
            <w:pPr>
              <w:pStyle w:val="af8"/>
            </w:pPr>
            <w:r w:rsidRPr="000822D2">
              <w:t>typedef struct vecinfoall</w:t>
            </w:r>
          </w:p>
          <w:p w14:paraId="61DCAC6C" w14:textId="77777777" w:rsidR="00666C66" w:rsidRPr="000822D2" w:rsidRDefault="00666C66" w:rsidP="00AE2080">
            <w:pPr>
              <w:pStyle w:val="af8"/>
            </w:pPr>
            <w:r w:rsidRPr="000822D2">
              <w:t>{</w:t>
            </w:r>
          </w:p>
          <w:p w14:paraId="69CF88E4" w14:textId="77777777" w:rsidR="00666C66" w:rsidRPr="000822D2" w:rsidRDefault="00666C66" w:rsidP="00AE2080">
            <w:pPr>
              <w:pStyle w:val="af8"/>
            </w:pPr>
            <w:r w:rsidRPr="000822D2">
              <w:t xml:space="preserve">    char *name;</w:t>
            </w:r>
          </w:p>
          <w:p w14:paraId="59C394FA" w14:textId="77777777" w:rsidR="00666C66" w:rsidRPr="000822D2" w:rsidRDefault="00666C66" w:rsidP="00AE2080">
            <w:pPr>
              <w:pStyle w:val="af8"/>
            </w:pPr>
            <w:r w:rsidRPr="000822D2">
              <w:t xml:space="preserve">    char *title;</w:t>
            </w:r>
          </w:p>
          <w:p w14:paraId="3F372837" w14:textId="77777777" w:rsidR="00666C66" w:rsidRPr="000822D2" w:rsidRDefault="00666C66" w:rsidP="00AE2080">
            <w:pPr>
              <w:pStyle w:val="af8"/>
            </w:pPr>
            <w:r w:rsidRPr="000822D2">
              <w:t xml:space="preserve">    char *date;</w:t>
            </w:r>
          </w:p>
          <w:p w14:paraId="420EA750" w14:textId="77777777" w:rsidR="00666C66" w:rsidRPr="000822D2" w:rsidRDefault="00666C66" w:rsidP="00AE2080">
            <w:pPr>
              <w:pStyle w:val="af8"/>
            </w:pPr>
            <w:r w:rsidRPr="000822D2">
              <w:t xml:space="preserve">    char *type;</w:t>
            </w:r>
          </w:p>
          <w:p w14:paraId="47358007" w14:textId="77777777" w:rsidR="00666C66" w:rsidRPr="000822D2" w:rsidRDefault="00666C66" w:rsidP="00AE2080">
            <w:pPr>
              <w:pStyle w:val="af8"/>
            </w:pPr>
            <w:r w:rsidRPr="000822D2">
              <w:t xml:space="preserve">    int veccount;</w:t>
            </w:r>
          </w:p>
          <w:p w14:paraId="6A7D6FD2" w14:textId="77777777" w:rsidR="00666C66" w:rsidRPr="000822D2" w:rsidRDefault="00666C66" w:rsidP="00AE2080">
            <w:pPr>
              <w:pStyle w:val="af8"/>
            </w:pPr>
            <w:r w:rsidRPr="000822D2">
              <w:t xml:space="preserve">    pvecinfo *vecs;</w:t>
            </w:r>
          </w:p>
          <w:p w14:paraId="6937BEFA" w14:textId="77777777" w:rsidR="00666C66" w:rsidRPr="000822D2" w:rsidRDefault="00666C66" w:rsidP="00AE2080">
            <w:pPr>
              <w:pStyle w:val="af8"/>
            </w:pPr>
            <w:r w:rsidRPr="000822D2">
              <w:t>} vecinfoall, *pvecinfoall;</w:t>
            </w:r>
          </w:p>
        </w:tc>
        <w:tc>
          <w:tcPr>
            <w:tcW w:w="6382" w:type="dxa"/>
            <w:tcBorders>
              <w:bottom w:val="single" w:sz="4" w:space="0" w:color="auto"/>
            </w:tcBorders>
          </w:tcPr>
          <w:p w14:paraId="1AA6680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CF2450F" w14:textId="77777777" w:rsidR="00666C66" w:rsidRPr="000822D2" w:rsidRDefault="00666C66" w:rsidP="00AE2080">
            <w:pPr>
              <w:pStyle w:val="af8"/>
            </w:pPr>
            <w:r w:rsidRPr="000822D2">
              <w:t>public struct vecinfoall</w:t>
            </w:r>
          </w:p>
          <w:p w14:paraId="75505332" w14:textId="77777777" w:rsidR="00666C66" w:rsidRPr="000822D2" w:rsidRDefault="00666C66" w:rsidP="00AE2080">
            <w:pPr>
              <w:pStyle w:val="af8"/>
            </w:pPr>
            <w:r w:rsidRPr="000822D2">
              <w:t>{</w:t>
            </w:r>
          </w:p>
          <w:p w14:paraId="2594A405" w14:textId="77777777" w:rsidR="00666C66" w:rsidRPr="000822D2" w:rsidRDefault="00666C66" w:rsidP="00AE2080">
            <w:pPr>
              <w:pStyle w:val="af8"/>
            </w:pPr>
            <w:r w:rsidRPr="000822D2">
              <w:t xml:space="preserve">    /// char*</w:t>
            </w:r>
          </w:p>
          <w:p w14:paraId="52651B39"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BD23785" w14:textId="77777777" w:rsidR="00666C66" w:rsidRPr="000822D2" w:rsidRDefault="00666C66" w:rsidP="00AE2080">
            <w:pPr>
              <w:pStyle w:val="af8"/>
            </w:pPr>
            <w:r w:rsidRPr="000822D2">
              <w:t xml:space="preserve">    public string name;</w:t>
            </w:r>
          </w:p>
          <w:p w14:paraId="1AA8ACAE" w14:textId="77777777" w:rsidR="00666C66" w:rsidRPr="000822D2" w:rsidRDefault="00666C66" w:rsidP="00AE2080">
            <w:pPr>
              <w:pStyle w:val="af8"/>
            </w:pPr>
            <w:r w:rsidRPr="000822D2">
              <w:t xml:space="preserve">    /// char*</w:t>
            </w:r>
          </w:p>
          <w:p w14:paraId="53F54E00"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4BE3816" w14:textId="77777777" w:rsidR="00666C66" w:rsidRPr="000822D2" w:rsidRDefault="00666C66" w:rsidP="00AE2080">
            <w:pPr>
              <w:pStyle w:val="af8"/>
            </w:pPr>
            <w:r w:rsidRPr="000822D2">
              <w:t xml:space="preserve">    public string title;</w:t>
            </w:r>
          </w:p>
          <w:p w14:paraId="107A4E8E" w14:textId="77777777" w:rsidR="00666C66" w:rsidRPr="000822D2" w:rsidRDefault="00666C66" w:rsidP="00AE2080">
            <w:pPr>
              <w:pStyle w:val="af8"/>
            </w:pPr>
            <w:r w:rsidRPr="000822D2">
              <w:t xml:space="preserve">    /// char*</w:t>
            </w:r>
          </w:p>
          <w:p w14:paraId="3F2457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7043991A" w14:textId="77777777" w:rsidR="00666C66" w:rsidRPr="000822D2" w:rsidRDefault="00666C66" w:rsidP="00AE2080">
            <w:pPr>
              <w:pStyle w:val="af8"/>
            </w:pPr>
            <w:r w:rsidRPr="000822D2">
              <w:t xml:space="preserve">    public string date;</w:t>
            </w:r>
          </w:p>
          <w:p w14:paraId="6C5568D0" w14:textId="77777777" w:rsidR="00666C66" w:rsidRPr="000822D2" w:rsidRDefault="00666C66" w:rsidP="00AE2080">
            <w:pPr>
              <w:pStyle w:val="af8"/>
            </w:pPr>
            <w:r w:rsidRPr="000822D2">
              <w:t xml:space="preserve">    /// char*</w:t>
            </w:r>
          </w:p>
          <w:p w14:paraId="23A2E2D5"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AE4D52E" w14:textId="77777777" w:rsidR="00666C66" w:rsidRPr="000822D2" w:rsidRDefault="00666C66" w:rsidP="00AE2080">
            <w:pPr>
              <w:pStyle w:val="af8"/>
            </w:pPr>
            <w:r w:rsidRPr="000822D2">
              <w:t xml:space="preserve">    public string type;</w:t>
            </w:r>
          </w:p>
          <w:p w14:paraId="77D30A58" w14:textId="77777777" w:rsidR="00666C66" w:rsidRPr="000822D2" w:rsidRDefault="00666C66" w:rsidP="00AE2080">
            <w:pPr>
              <w:pStyle w:val="af8"/>
            </w:pPr>
            <w:r w:rsidRPr="000822D2">
              <w:t xml:space="preserve">    /// int</w:t>
            </w:r>
          </w:p>
          <w:p w14:paraId="7640BA7E" w14:textId="77777777" w:rsidR="00666C66" w:rsidRPr="000822D2" w:rsidRDefault="00666C66" w:rsidP="00AE2080">
            <w:pPr>
              <w:pStyle w:val="af8"/>
            </w:pPr>
            <w:r w:rsidRPr="000822D2">
              <w:t xml:space="preserve">    public int veccount;</w:t>
            </w:r>
          </w:p>
          <w:p w14:paraId="2C3F5C9A" w14:textId="77777777" w:rsidR="00666C66" w:rsidRPr="000822D2" w:rsidRDefault="00666C66" w:rsidP="00AE2080">
            <w:pPr>
              <w:pStyle w:val="af8"/>
            </w:pPr>
            <w:r w:rsidRPr="000822D2">
              <w:t xml:space="preserve">    /// pvecinfo*</w:t>
            </w:r>
          </w:p>
          <w:p w14:paraId="15D037EB" w14:textId="77777777" w:rsidR="00666C66" w:rsidRPr="000822D2" w:rsidRDefault="00666C66" w:rsidP="00AE2080">
            <w:pPr>
              <w:pStyle w:val="af8"/>
            </w:pPr>
            <w:r w:rsidRPr="000822D2">
              <w:t xml:space="preserve">    public IntPtr vecs;</w:t>
            </w:r>
          </w:p>
          <w:p w14:paraId="7E587A1B" w14:textId="0B899804" w:rsidR="00666C66" w:rsidRPr="000822D2" w:rsidRDefault="00AE2080" w:rsidP="00AE2080">
            <w:pPr>
              <w:pStyle w:val="af8"/>
            </w:pPr>
            <w:r>
              <w:t>}</w:t>
            </w:r>
          </w:p>
        </w:tc>
      </w:tr>
      <w:tr w:rsidR="00666C66" w:rsidRPr="00710784" w14:paraId="4AB7317E" w14:textId="77777777" w:rsidTr="0056228E">
        <w:tc>
          <w:tcPr>
            <w:tcW w:w="3246" w:type="dxa"/>
            <w:tcBorders>
              <w:bottom w:val="nil"/>
            </w:tcBorders>
          </w:tcPr>
          <w:p w14:paraId="053417F5" w14:textId="77777777" w:rsidR="00666C66" w:rsidRPr="000822D2" w:rsidRDefault="00666C66" w:rsidP="00AE2080">
            <w:pPr>
              <w:pStyle w:val="af8"/>
            </w:pPr>
            <w:r w:rsidRPr="000822D2">
              <w:t>typedef int (SendChar</w:t>
            </w:r>
            <w:proofErr w:type="gramStart"/>
            <w:r w:rsidRPr="000822D2">
              <w:t>)(</w:t>
            </w:r>
            <w:proofErr w:type="gramEnd"/>
            <w:r w:rsidRPr="000822D2">
              <w:t>char*, int, void*);</w:t>
            </w:r>
          </w:p>
        </w:tc>
        <w:tc>
          <w:tcPr>
            <w:tcW w:w="6382" w:type="dxa"/>
            <w:tcBorders>
              <w:bottom w:val="nil"/>
            </w:tcBorders>
          </w:tcPr>
          <w:p w14:paraId="3A87D823"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87B9128" w14:textId="77777777" w:rsidR="00666C66" w:rsidRPr="000822D2" w:rsidRDefault="00666C66" w:rsidP="00AE2080">
            <w:pPr>
              <w:pStyle w:val="af8"/>
            </w:pPr>
            <w:r w:rsidRPr="000822D2">
              <w:t xml:space="preserve">public delegate int </w:t>
            </w:r>
            <w:proofErr w:type="gramStart"/>
            <w:r w:rsidRPr="000822D2">
              <w:t>SendChar(</w:t>
            </w:r>
            <w:proofErr w:type="gramEnd"/>
            <w:r w:rsidRPr="000822D2">
              <w:t>IntPtr param0, int param1, IntPtr param2);</w:t>
            </w:r>
          </w:p>
          <w:p w14:paraId="077C683A" w14:textId="77777777" w:rsidR="00666C66" w:rsidRPr="000822D2" w:rsidRDefault="00666C66" w:rsidP="00AE2080">
            <w:pPr>
              <w:pStyle w:val="af8"/>
            </w:pPr>
          </w:p>
        </w:tc>
      </w:tr>
    </w:tbl>
    <w:p w14:paraId="70F27FFE" w14:textId="77777777" w:rsidR="00666C66" w:rsidRPr="00F41BE5" w:rsidRDefault="00666C66" w:rsidP="000822D2">
      <w:pPr>
        <w:rPr>
          <w:lang w:val="en-US"/>
        </w:rPr>
      </w:pPr>
      <w:r w:rsidRPr="00F41BE5">
        <w:rPr>
          <w:lang w:val="en-US"/>
        </w:rPr>
        <w:br w:type="page"/>
      </w:r>
    </w:p>
    <w:tbl>
      <w:tblPr>
        <w:tblStyle w:val="af0"/>
        <w:tblW w:w="0" w:type="auto"/>
        <w:tblLayout w:type="fixed"/>
        <w:tblLook w:val="04A0" w:firstRow="1" w:lastRow="0" w:firstColumn="1" w:lastColumn="0" w:noHBand="0" w:noVBand="1"/>
        <w:tblDescription w:val="table"/>
      </w:tblPr>
      <w:tblGrid>
        <w:gridCol w:w="3246"/>
        <w:gridCol w:w="6382"/>
      </w:tblGrid>
      <w:tr w:rsidR="00666C66" w:rsidRPr="000822D2" w14:paraId="079F27CC" w14:textId="77777777" w:rsidTr="0056228E">
        <w:tc>
          <w:tcPr>
            <w:tcW w:w="9628" w:type="dxa"/>
            <w:gridSpan w:val="2"/>
            <w:tcBorders>
              <w:top w:val="nil"/>
              <w:left w:val="nil"/>
              <w:bottom w:val="single" w:sz="4" w:space="0" w:color="auto"/>
              <w:right w:val="nil"/>
            </w:tcBorders>
          </w:tcPr>
          <w:p w14:paraId="22252F95" w14:textId="5104165D" w:rsidR="00666C66" w:rsidRPr="000822D2" w:rsidRDefault="00666C66" w:rsidP="00DA0EBF">
            <w:r w:rsidRPr="000822D2">
              <w:lastRenderedPageBreak/>
              <w:t xml:space="preserve">Продолжение таблицы </w:t>
            </w:r>
            <w:r w:rsidR="00DA0EBF">
              <w:t>4</w:t>
            </w:r>
            <w:r w:rsidR="00502714" w:rsidRPr="000822D2">
              <w:t>.2</w:t>
            </w:r>
          </w:p>
        </w:tc>
      </w:tr>
      <w:tr w:rsidR="00666C66" w:rsidRPr="000822D2" w14:paraId="3F49FC64" w14:textId="77777777" w:rsidTr="0056228E">
        <w:tc>
          <w:tcPr>
            <w:tcW w:w="3246" w:type="dxa"/>
            <w:vAlign w:val="center"/>
          </w:tcPr>
          <w:p w14:paraId="7FC66737" w14:textId="77777777" w:rsidR="00666C66" w:rsidRPr="000822D2" w:rsidRDefault="00666C66" w:rsidP="00617FC2">
            <w:pPr>
              <w:pStyle w:val="afd"/>
            </w:pPr>
            <w:r w:rsidRPr="000822D2">
              <w:t>sharedspice.h</w:t>
            </w:r>
          </w:p>
        </w:tc>
        <w:tc>
          <w:tcPr>
            <w:tcW w:w="6382" w:type="dxa"/>
            <w:vAlign w:val="center"/>
          </w:tcPr>
          <w:p w14:paraId="7972AC54" w14:textId="77777777" w:rsidR="00666C66" w:rsidRPr="000822D2" w:rsidRDefault="00666C66" w:rsidP="00617FC2">
            <w:pPr>
              <w:pStyle w:val="afd"/>
            </w:pPr>
            <w:r w:rsidRPr="000822D2">
              <w:t>C#</w:t>
            </w:r>
          </w:p>
        </w:tc>
      </w:tr>
      <w:tr w:rsidR="00666C66" w:rsidRPr="00710784" w14:paraId="0B555E9A" w14:textId="77777777" w:rsidTr="0056228E">
        <w:tc>
          <w:tcPr>
            <w:tcW w:w="3246" w:type="dxa"/>
          </w:tcPr>
          <w:p w14:paraId="14645522" w14:textId="77777777" w:rsidR="00666C66" w:rsidRPr="000822D2" w:rsidRDefault="00666C66" w:rsidP="00AE2080">
            <w:pPr>
              <w:pStyle w:val="af8"/>
            </w:pPr>
            <w:r w:rsidRPr="000822D2">
              <w:t>typedef int (SendStat</w:t>
            </w:r>
            <w:proofErr w:type="gramStart"/>
            <w:r w:rsidRPr="000822D2">
              <w:t>)(</w:t>
            </w:r>
            <w:proofErr w:type="gramEnd"/>
            <w:r w:rsidRPr="000822D2">
              <w:t>char*, int, void*);</w:t>
            </w:r>
          </w:p>
        </w:tc>
        <w:tc>
          <w:tcPr>
            <w:tcW w:w="6382" w:type="dxa"/>
          </w:tcPr>
          <w:p w14:paraId="6822B3CB"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8673B28" w14:textId="61C753D3" w:rsidR="00666C66" w:rsidRPr="000822D2" w:rsidRDefault="00666C66" w:rsidP="00AE2080">
            <w:pPr>
              <w:pStyle w:val="af8"/>
            </w:pPr>
            <w:r w:rsidRPr="000822D2">
              <w:t xml:space="preserve">public delegate int </w:t>
            </w:r>
            <w:proofErr w:type="gramStart"/>
            <w:r w:rsidRPr="000822D2">
              <w:t>SendStat(</w:t>
            </w:r>
            <w:proofErr w:type="gramEnd"/>
            <w:r w:rsidRPr="000822D2">
              <w:t>IntPtr param0, int param1, IntPtr param</w:t>
            </w:r>
            <w:r w:rsidR="00AE2080">
              <w:t>2);</w:t>
            </w:r>
          </w:p>
        </w:tc>
      </w:tr>
      <w:tr w:rsidR="00666C66" w:rsidRPr="00710784" w14:paraId="491FD106" w14:textId="77777777" w:rsidTr="0056228E">
        <w:tc>
          <w:tcPr>
            <w:tcW w:w="3246" w:type="dxa"/>
          </w:tcPr>
          <w:p w14:paraId="651AF117" w14:textId="77777777" w:rsidR="00666C66" w:rsidRPr="000822D2" w:rsidRDefault="00666C66" w:rsidP="00AE2080">
            <w:pPr>
              <w:pStyle w:val="af8"/>
            </w:pPr>
            <w:r w:rsidRPr="000822D2">
              <w:t>typedef int (ControlledExit</w:t>
            </w:r>
            <w:proofErr w:type="gramStart"/>
            <w:r w:rsidRPr="000822D2">
              <w:t>)(</w:t>
            </w:r>
            <w:proofErr w:type="gramEnd"/>
            <w:r w:rsidRPr="000822D2">
              <w:t>int, bool, bool, int, void*);</w:t>
            </w:r>
          </w:p>
        </w:tc>
        <w:tc>
          <w:tcPr>
            <w:tcW w:w="6382" w:type="dxa"/>
          </w:tcPr>
          <w:p w14:paraId="559FF39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ACF98A5" w14:textId="4177D946" w:rsidR="00666C66" w:rsidRPr="000822D2" w:rsidRDefault="00666C66" w:rsidP="00AE2080">
            <w:pPr>
              <w:pStyle w:val="af8"/>
            </w:pPr>
            <w:r w:rsidRPr="000822D2">
              <w:t xml:space="preserve">public delegate int </w:t>
            </w:r>
            <w:proofErr w:type="gramStart"/>
            <w:r w:rsidRPr="000822D2">
              <w:t>ControlledExit(</w:t>
            </w:r>
            <w:proofErr w:type="gramEnd"/>
            <w:r w:rsidRPr="000822D2">
              <w:t>int param0, [MarshalAs(UnmanagedType.I1)] bool param1, [MarshalAs(UnmanagedType.I1)] bool param2, int pa</w:t>
            </w:r>
            <w:r w:rsidR="00AE2080">
              <w:t>ram3, IntPtr param4);</w:t>
            </w:r>
          </w:p>
        </w:tc>
      </w:tr>
      <w:tr w:rsidR="00666C66" w:rsidRPr="00710784" w14:paraId="7F58C89C" w14:textId="77777777" w:rsidTr="0056228E">
        <w:tc>
          <w:tcPr>
            <w:tcW w:w="3246" w:type="dxa"/>
          </w:tcPr>
          <w:p w14:paraId="64A2C046" w14:textId="77777777" w:rsidR="00666C66" w:rsidRPr="000822D2" w:rsidRDefault="00666C66" w:rsidP="00AE2080">
            <w:pPr>
              <w:pStyle w:val="af8"/>
            </w:pPr>
            <w:r w:rsidRPr="000822D2">
              <w:t>typedef int (SendData</w:t>
            </w:r>
            <w:proofErr w:type="gramStart"/>
            <w:r w:rsidRPr="000822D2">
              <w:t>)(</w:t>
            </w:r>
            <w:proofErr w:type="gramEnd"/>
            <w:r w:rsidRPr="000822D2">
              <w:t>pvecvaluesall, int, int, void*);</w:t>
            </w:r>
          </w:p>
        </w:tc>
        <w:tc>
          <w:tcPr>
            <w:tcW w:w="6382" w:type="dxa"/>
          </w:tcPr>
          <w:p w14:paraId="52B72940"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B4208D0" w14:textId="67B22BD6" w:rsidR="00666C66" w:rsidRPr="000822D2" w:rsidRDefault="00666C66" w:rsidP="00AE2080">
            <w:pPr>
              <w:pStyle w:val="af8"/>
            </w:pPr>
            <w:r w:rsidRPr="000822D2">
              <w:t xml:space="preserve">public delegate int </w:t>
            </w:r>
            <w:proofErr w:type="gramStart"/>
            <w:r w:rsidRPr="000822D2">
              <w:t>SendInitData(</w:t>
            </w:r>
            <w:proofErr w:type="gramEnd"/>
            <w:r w:rsidRPr="000822D2">
              <w:t>IntPtr para</w:t>
            </w:r>
            <w:r w:rsidR="00AE2080">
              <w:t>m0, int param1, IntPtr param2);</w:t>
            </w:r>
          </w:p>
        </w:tc>
      </w:tr>
      <w:tr w:rsidR="00666C66" w:rsidRPr="00710784" w14:paraId="3B335E93" w14:textId="77777777" w:rsidTr="0056228E">
        <w:tc>
          <w:tcPr>
            <w:tcW w:w="3246" w:type="dxa"/>
          </w:tcPr>
          <w:p w14:paraId="0C14F998" w14:textId="77777777" w:rsidR="00666C66" w:rsidRPr="000822D2" w:rsidRDefault="00666C66" w:rsidP="00AE2080">
            <w:pPr>
              <w:pStyle w:val="af8"/>
            </w:pPr>
            <w:r w:rsidRPr="000822D2">
              <w:t>typedef int (SendInitData</w:t>
            </w:r>
            <w:proofErr w:type="gramStart"/>
            <w:r w:rsidRPr="000822D2">
              <w:t>)(</w:t>
            </w:r>
            <w:proofErr w:type="gramEnd"/>
            <w:r w:rsidRPr="000822D2">
              <w:t>pvecinfoall, int, void*);</w:t>
            </w:r>
          </w:p>
        </w:tc>
        <w:tc>
          <w:tcPr>
            <w:tcW w:w="6382" w:type="dxa"/>
          </w:tcPr>
          <w:p w14:paraId="1BB7E582"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F9BE881" w14:textId="74428817" w:rsidR="00666C66" w:rsidRPr="000822D2" w:rsidRDefault="00666C66" w:rsidP="00AE2080">
            <w:pPr>
              <w:pStyle w:val="af8"/>
            </w:pPr>
            <w:r w:rsidRPr="000822D2">
              <w:t>public delegate int BGThreadRunning([</w:t>
            </w:r>
            <w:proofErr w:type="gramStart"/>
            <w:r w:rsidRPr="000822D2">
              <w:t>MarshalAs(</w:t>
            </w:r>
            <w:proofErr w:type="gramEnd"/>
            <w:r w:rsidRPr="000822D2">
              <w:t>UnmanagedType.I1)] bool para</w:t>
            </w:r>
            <w:r w:rsidR="00AE2080">
              <w:t>m0, int param1, IntPtr param2);</w:t>
            </w:r>
          </w:p>
        </w:tc>
      </w:tr>
      <w:tr w:rsidR="00666C66" w:rsidRPr="00710784" w14:paraId="48E4E1C5" w14:textId="77777777" w:rsidTr="0056228E">
        <w:tc>
          <w:tcPr>
            <w:tcW w:w="3246" w:type="dxa"/>
          </w:tcPr>
          <w:p w14:paraId="3CC012B5" w14:textId="77777777" w:rsidR="00666C66" w:rsidRPr="000822D2" w:rsidRDefault="00666C66" w:rsidP="00AE2080">
            <w:pPr>
              <w:pStyle w:val="af8"/>
            </w:pPr>
            <w:r w:rsidRPr="000822D2">
              <w:t>typedef int (BGThreadRunning</w:t>
            </w:r>
            <w:proofErr w:type="gramStart"/>
            <w:r w:rsidRPr="000822D2">
              <w:t>)(</w:t>
            </w:r>
            <w:proofErr w:type="gramEnd"/>
            <w:r w:rsidRPr="000822D2">
              <w:t>bool, int, void*);</w:t>
            </w:r>
          </w:p>
        </w:tc>
        <w:tc>
          <w:tcPr>
            <w:tcW w:w="6382" w:type="dxa"/>
          </w:tcPr>
          <w:p w14:paraId="2F9A7369"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644BBED5" w14:textId="42215CA9" w:rsidR="00666C66" w:rsidRPr="000822D2" w:rsidRDefault="00666C66" w:rsidP="00AE2080">
            <w:pPr>
              <w:pStyle w:val="af8"/>
            </w:pPr>
            <w:r w:rsidRPr="000822D2">
              <w:t>public delegate int BGThreadRunning([</w:t>
            </w:r>
            <w:proofErr w:type="gramStart"/>
            <w:r w:rsidRPr="000822D2">
              <w:t>MarshalAs(</w:t>
            </w:r>
            <w:proofErr w:type="gramEnd"/>
            <w:r w:rsidRPr="000822D2">
              <w:t>UnmanagedType.I1)] bool para</w:t>
            </w:r>
            <w:r w:rsidR="00AE2080">
              <w:t>m0, int param1, IntPtr param2);</w:t>
            </w:r>
          </w:p>
        </w:tc>
      </w:tr>
      <w:tr w:rsidR="00666C66" w:rsidRPr="00710784" w14:paraId="56B5E2B0" w14:textId="77777777" w:rsidTr="0056228E">
        <w:tc>
          <w:tcPr>
            <w:tcW w:w="3246" w:type="dxa"/>
          </w:tcPr>
          <w:p w14:paraId="0FB62E17" w14:textId="77777777" w:rsidR="00666C66" w:rsidRPr="000822D2" w:rsidRDefault="00666C66" w:rsidP="00AE2080">
            <w:pPr>
              <w:pStyle w:val="af8"/>
            </w:pPr>
            <w:r w:rsidRPr="000822D2">
              <w:t>typedef int (GetVSRCData</w:t>
            </w:r>
            <w:proofErr w:type="gramStart"/>
            <w:r w:rsidRPr="000822D2">
              <w:t>)(</w:t>
            </w:r>
            <w:proofErr w:type="gramEnd"/>
            <w:r w:rsidRPr="000822D2">
              <w:t>double*, double, char*, int, void*);</w:t>
            </w:r>
          </w:p>
        </w:tc>
        <w:tc>
          <w:tcPr>
            <w:tcW w:w="6382" w:type="dxa"/>
          </w:tcPr>
          <w:p w14:paraId="5B12F4EE"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EFEF97C" w14:textId="2E77290A" w:rsidR="00666C66" w:rsidRPr="000822D2" w:rsidRDefault="00666C66" w:rsidP="00AE2080">
            <w:pPr>
              <w:pStyle w:val="af8"/>
            </w:pPr>
            <w:r w:rsidRPr="000822D2">
              <w:t xml:space="preserve">public delegate int </w:t>
            </w:r>
            <w:proofErr w:type="gramStart"/>
            <w:r w:rsidRPr="000822D2">
              <w:t>GetVSRCData(</w:t>
            </w:r>
            <w:proofErr w:type="gramEnd"/>
            <w:r w:rsidRPr="000822D2">
              <w:t>IntPtr param0, double param1, IntPtr para</w:t>
            </w:r>
            <w:r w:rsidR="00AE2080">
              <w:t>m2, int param3, IntPtr param4);</w:t>
            </w:r>
          </w:p>
        </w:tc>
      </w:tr>
      <w:tr w:rsidR="00666C66" w:rsidRPr="00710784" w14:paraId="2E212B1D" w14:textId="77777777" w:rsidTr="0056228E">
        <w:tc>
          <w:tcPr>
            <w:tcW w:w="3246" w:type="dxa"/>
          </w:tcPr>
          <w:p w14:paraId="1AC65AAC" w14:textId="77777777" w:rsidR="00666C66" w:rsidRPr="000822D2" w:rsidRDefault="00666C66" w:rsidP="00AE2080">
            <w:pPr>
              <w:pStyle w:val="af8"/>
            </w:pPr>
            <w:r w:rsidRPr="000822D2">
              <w:t>typedef int (GetISRCData</w:t>
            </w:r>
            <w:proofErr w:type="gramStart"/>
            <w:r w:rsidRPr="000822D2">
              <w:t>)(</w:t>
            </w:r>
            <w:proofErr w:type="gramEnd"/>
            <w:r w:rsidRPr="000822D2">
              <w:t>double*, double, char*, int, void*);</w:t>
            </w:r>
          </w:p>
        </w:tc>
        <w:tc>
          <w:tcPr>
            <w:tcW w:w="6382" w:type="dxa"/>
          </w:tcPr>
          <w:p w14:paraId="46913F1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DF22924" w14:textId="72813A74" w:rsidR="00666C66" w:rsidRPr="000822D2" w:rsidRDefault="00666C66" w:rsidP="00AE2080">
            <w:pPr>
              <w:pStyle w:val="af8"/>
            </w:pPr>
            <w:r w:rsidRPr="000822D2">
              <w:t xml:space="preserve">public delegate int </w:t>
            </w:r>
            <w:proofErr w:type="gramStart"/>
            <w:r w:rsidRPr="000822D2">
              <w:t>GetISRCData(</w:t>
            </w:r>
            <w:proofErr w:type="gramEnd"/>
            <w:r w:rsidRPr="000822D2">
              <w:t>IntPtr param0, double param1, IntPtr para</w:t>
            </w:r>
            <w:r w:rsidR="00AE2080">
              <w:t>m2, int param3, IntPtr param4);</w:t>
            </w:r>
          </w:p>
        </w:tc>
      </w:tr>
      <w:tr w:rsidR="00666C66" w:rsidRPr="00710784" w14:paraId="237DE0A9" w14:textId="77777777" w:rsidTr="00AE2080">
        <w:tc>
          <w:tcPr>
            <w:tcW w:w="3246" w:type="dxa"/>
            <w:tcBorders>
              <w:bottom w:val="single" w:sz="4" w:space="0" w:color="auto"/>
            </w:tcBorders>
          </w:tcPr>
          <w:p w14:paraId="497FB3A1" w14:textId="77777777" w:rsidR="00666C66" w:rsidRPr="000822D2" w:rsidRDefault="00666C66" w:rsidP="00AE2080">
            <w:pPr>
              <w:pStyle w:val="af8"/>
            </w:pPr>
            <w:r w:rsidRPr="000822D2">
              <w:t>typedef int (GetSyncData</w:t>
            </w:r>
            <w:proofErr w:type="gramStart"/>
            <w:r w:rsidRPr="000822D2">
              <w:t>)(</w:t>
            </w:r>
            <w:proofErr w:type="gramEnd"/>
            <w:r w:rsidRPr="000822D2">
              <w:t>double, double*, double, int, int, int, void*);</w:t>
            </w:r>
          </w:p>
        </w:tc>
        <w:tc>
          <w:tcPr>
            <w:tcW w:w="6382" w:type="dxa"/>
            <w:tcBorders>
              <w:bottom w:val="single" w:sz="4" w:space="0" w:color="auto"/>
            </w:tcBorders>
          </w:tcPr>
          <w:p w14:paraId="431AF4E4"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606F1FB" w14:textId="0652F5A4" w:rsidR="00666C66" w:rsidRPr="000822D2" w:rsidRDefault="00666C66" w:rsidP="00AE2080">
            <w:pPr>
              <w:pStyle w:val="af8"/>
            </w:pPr>
            <w:r w:rsidRPr="000822D2">
              <w:t xml:space="preserve">public delegate int </w:t>
            </w:r>
            <w:proofErr w:type="gramStart"/>
            <w:r w:rsidRPr="000822D2">
              <w:t>GetSyncData(</w:t>
            </w:r>
            <w:proofErr w:type="gramEnd"/>
            <w:r w:rsidRPr="000822D2">
              <w:t>double param0, IntPtr param1, double param2, int param3, int para</w:t>
            </w:r>
            <w:r w:rsidR="00AE2080">
              <w:t>m4, int param5, IntPtr param6);</w:t>
            </w:r>
          </w:p>
        </w:tc>
      </w:tr>
      <w:tr w:rsidR="00666C66" w:rsidRPr="00710784" w14:paraId="452E9274" w14:textId="77777777" w:rsidTr="00AE2080">
        <w:tc>
          <w:tcPr>
            <w:tcW w:w="3246" w:type="dxa"/>
            <w:tcBorders>
              <w:bottom w:val="nil"/>
            </w:tcBorders>
          </w:tcPr>
          <w:p w14:paraId="2F2068E5" w14:textId="77777777" w:rsidR="00666C66" w:rsidRPr="000822D2" w:rsidRDefault="00666C66" w:rsidP="00AE2080">
            <w:pPr>
              <w:pStyle w:val="af8"/>
            </w:pPr>
            <w:r w:rsidRPr="000822D2">
              <w:t>int ngSpice_</w:t>
            </w:r>
            <w:proofErr w:type="gramStart"/>
            <w:r w:rsidRPr="000822D2">
              <w:t>Init(</w:t>
            </w:r>
            <w:proofErr w:type="gramEnd"/>
          </w:p>
          <w:p w14:paraId="0964E732" w14:textId="77777777" w:rsidR="00666C66" w:rsidRPr="000822D2" w:rsidRDefault="00666C66" w:rsidP="00AE2080">
            <w:pPr>
              <w:pStyle w:val="af8"/>
            </w:pPr>
            <w:r w:rsidRPr="000822D2">
              <w:t>SendChar* printfcn, SendStat* statfcn, ControlledExit* ngexit, SendData* sdata, SendInitData* sinitdata, BGThreadRunning* bgtrun, void* userData);</w:t>
            </w:r>
          </w:p>
        </w:tc>
        <w:tc>
          <w:tcPr>
            <w:tcW w:w="6382" w:type="dxa"/>
            <w:tcBorders>
              <w:bottom w:val="nil"/>
            </w:tcBorders>
          </w:tcPr>
          <w:p w14:paraId="7F062002"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2906EB6F" w14:textId="77777777" w:rsidR="00666C66" w:rsidRPr="000822D2" w:rsidRDefault="00666C66" w:rsidP="00AE2080">
            <w:pPr>
              <w:pStyle w:val="af8"/>
            </w:pPr>
            <w:r w:rsidRPr="000822D2">
              <w:t xml:space="preserve">    EntryPoint = "ngSpice_Init", </w:t>
            </w:r>
          </w:p>
          <w:p w14:paraId="0982BACC" w14:textId="77777777" w:rsidR="00666C66" w:rsidRPr="000822D2" w:rsidRDefault="00666C66" w:rsidP="00AE2080">
            <w:pPr>
              <w:pStyle w:val="af8"/>
            </w:pPr>
            <w:r w:rsidRPr="000822D2">
              <w:t xml:space="preserve">    SetLastError = true,</w:t>
            </w:r>
          </w:p>
          <w:p w14:paraId="7744E3CC" w14:textId="77777777" w:rsidR="00666C66" w:rsidRPr="000822D2" w:rsidRDefault="00666C66" w:rsidP="00AE2080">
            <w:pPr>
              <w:pStyle w:val="af8"/>
            </w:pPr>
            <w:r w:rsidRPr="000822D2">
              <w:t xml:space="preserve">    CallingConvention = CallingConvention.Cdecl)]</w:t>
            </w:r>
          </w:p>
          <w:p w14:paraId="4BCAFBE6" w14:textId="77777777" w:rsidR="00666C66" w:rsidRPr="000822D2" w:rsidRDefault="00666C66" w:rsidP="00AE2080">
            <w:pPr>
              <w:pStyle w:val="af8"/>
            </w:pPr>
            <w:r w:rsidRPr="000822D2">
              <w:t>public static extern int ngSpice_</w:t>
            </w:r>
            <w:proofErr w:type="gramStart"/>
            <w:r w:rsidRPr="000822D2">
              <w:t>Init(</w:t>
            </w:r>
            <w:proofErr w:type="gramEnd"/>
            <w:r w:rsidRPr="000822D2">
              <w:t>IntPtr printfcn, IntPtr statfcn, IntPtr ngexit, IntPtr sdata, IntPtr sinitdata, I</w:t>
            </w:r>
            <w:r w:rsidR="00AE2080">
              <w:t>ntPtr bgtrun, IntPtr userData);</w:t>
            </w:r>
          </w:p>
        </w:tc>
      </w:tr>
      <w:tr w:rsidR="00AE2080" w:rsidRPr="000822D2" w14:paraId="4795E2B3" w14:textId="77777777" w:rsidTr="00AE2080">
        <w:tc>
          <w:tcPr>
            <w:tcW w:w="9628" w:type="dxa"/>
            <w:gridSpan w:val="2"/>
            <w:tcBorders>
              <w:top w:val="nil"/>
              <w:left w:val="nil"/>
              <w:bottom w:val="single" w:sz="4" w:space="0" w:color="auto"/>
              <w:right w:val="nil"/>
            </w:tcBorders>
          </w:tcPr>
          <w:p w14:paraId="6CDBCEB5" w14:textId="664D2E39" w:rsidR="00AE2080" w:rsidRPr="000822D2" w:rsidRDefault="00DA0EBF" w:rsidP="00700A93">
            <w:r>
              <w:lastRenderedPageBreak/>
              <w:t>Продолжение таблицы 4</w:t>
            </w:r>
            <w:r w:rsidR="00AE2080" w:rsidRPr="000822D2">
              <w:t>.2</w:t>
            </w:r>
          </w:p>
        </w:tc>
      </w:tr>
      <w:tr w:rsidR="00AE2080" w:rsidRPr="000822D2" w14:paraId="2621C10F" w14:textId="77777777" w:rsidTr="00700A93">
        <w:tc>
          <w:tcPr>
            <w:tcW w:w="3246" w:type="dxa"/>
            <w:vAlign w:val="center"/>
          </w:tcPr>
          <w:p w14:paraId="5C26CB10" w14:textId="77777777" w:rsidR="00AE2080" w:rsidRPr="000822D2" w:rsidRDefault="00AE2080" w:rsidP="00617FC2">
            <w:pPr>
              <w:pStyle w:val="afd"/>
            </w:pPr>
            <w:r w:rsidRPr="000822D2">
              <w:t>sharedspice.h</w:t>
            </w:r>
          </w:p>
        </w:tc>
        <w:tc>
          <w:tcPr>
            <w:tcW w:w="6382" w:type="dxa"/>
            <w:vAlign w:val="center"/>
          </w:tcPr>
          <w:p w14:paraId="5748FD14" w14:textId="77777777" w:rsidR="00AE2080" w:rsidRPr="000822D2" w:rsidRDefault="00AE2080" w:rsidP="00617FC2">
            <w:pPr>
              <w:pStyle w:val="afd"/>
            </w:pPr>
            <w:r w:rsidRPr="000822D2">
              <w:t>C#</w:t>
            </w:r>
          </w:p>
        </w:tc>
      </w:tr>
      <w:tr w:rsidR="00666C66" w:rsidRPr="00710784" w14:paraId="69A1AB28" w14:textId="77777777" w:rsidTr="0056228E">
        <w:tc>
          <w:tcPr>
            <w:tcW w:w="3246" w:type="dxa"/>
            <w:tcBorders>
              <w:bottom w:val="nil"/>
            </w:tcBorders>
          </w:tcPr>
          <w:p w14:paraId="26B53533" w14:textId="77777777" w:rsidR="00666C66" w:rsidRPr="000822D2" w:rsidRDefault="00666C66" w:rsidP="00AE2080">
            <w:pPr>
              <w:pStyle w:val="af8"/>
            </w:pPr>
            <w:r w:rsidRPr="000822D2">
              <w:t>int ngSpice_Init_</w:t>
            </w:r>
            <w:proofErr w:type="gramStart"/>
            <w:r w:rsidRPr="000822D2">
              <w:t>Sync(</w:t>
            </w:r>
            <w:proofErr w:type="gramEnd"/>
            <w:r w:rsidRPr="000822D2">
              <w:t>GetVSRCData *vsrcdat, GetISRCData *isrcdat, GetSyncData *syncdat, int *ident, void *userData);</w:t>
            </w:r>
          </w:p>
        </w:tc>
        <w:tc>
          <w:tcPr>
            <w:tcW w:w="6382" w:type="dxa"/>
            <w:tcBorders>
              <w:bottom w:val="nil"/>
            </w:tcBorders>
          </w:tcPr>
          <w:p w14:paraId="10C69CD4" w14:textId="77777777" w:rsidR="00666C66" w:rsidRPr="000822D2" w:rsidRDefault="00666C66" w:rsidP="00AE2080">
            <w:pPr>
              <w:pStyle w:val="af8"/>
            </w:pPr>
            <w:r w:rsidRPr="000822D2">
              <w:t>[</w:t>
            </w:r>
            <w:proofErr w:type="gramStart"/>
            <w:r w:rsidRPr="000822D2">
              <w:t>DllImport(</w:t>
            </w:r>
            <w:proofErr w:type="gramEnd"/>
            <w:r w:rsidRPr="000822D2">
              <w:t>"ngspice.dll",</w:t>
            </w:r>
          </w:p>
          <w:p w14:paraId="2E7B2671" w14:textId="77777777" w:rsidR="00666C66" w:rsidRPr="000822D2" w:rsidRDefault="00666C66" w:rsidP="00AE2080">
            <w:pPr>
              <w:pStyle w:val="af8"/>
            </w:pPr>
            <w:r w:rsidRPr="000822D2">
              <w:t xml:space="preserve">    EntryPoint = "ngSpice_Init_Sync",</w:t>
            </w:r>
          </w:p>
          <w:p w14:paraId="457E8415" w14:textId="77777777" w:rsidR="00666C66" w:rsidRPr="000822D2" w:rsidRDefault="00666C66" w:rsidP="00AE2080">
            <w:pPr>
              <w:pStyle w:val="af8"/>
            </w:pPr>
            <w:r w:rsidRPr="000822D2">
              <w:t xml:space="preserve">    CallingConvention = CallingConvention.Cdecl)]</w:t>
            </w:r>
          </w:p>
          <w:p w14:paraId="44B18755" w14:textId="43660647" w:rsidR="00666C66" w:rsidRPr="000822D2" w:rsidRDefault="00666C66" w:rsidP="00AE2080">
            <w:pPr>
              <w:pStyle w:val="af8"/>
            </w:pPr>
            <w:r w:rsidRPr="000822D2">
              <w:t>public static extern int ngSpice_Init_</w:t>
            </w:r>
            <w:proofErr w:type="gramStart"/>
            <w:r w:rsidRPr="000822D2">
              <w:t>Sync(</w:t>
            </w:r>
            <w:proofErr w:type="gramEnd"/>
            <w:r w:rsidRPr="000822D2">
              <w:t xml:space="preserve">IntPtr vsrcdat, IntPtr isrcdat, IntPtr syncdat, </w:t>
            </w:r>
            <w:r w:rsidR="00DA0EBF">
              <w:t>IntPtr ident, IntPtr userData);</w:t>
            </w:r>
          </w:p>
        </w:tc>
      </w:tr>
      <w:tr w:rsidR="00666C66" w:rsidRPr="00710784" w14:paraId="5D963616" w14:textId="77777777" w:rsidTr="0056228E">
        <w:tc>
          <w:tcPr>
            <w:tcW w:w="3246" w:type="dxa"/>
          </w:tcPr>
          <w:p w14:paraId="31750D0D" w14:textId="77777777" w:rsidR="00666C66" w:rsidRPr="00AE2080" w:rsidRDefault="00666C66" w:rsidP="00AE2080">
            <w:pPr>
              <w:pStyle w:val="af8"/>
            </w:pPr>
            <w:r w:rsidRPr="00AE2080">
              <w:t>int ngSpice_</w:t>
            </w:r>
            <w:proofErr w:type="gramStart"/>
            <w:r w:rsidRPr="00AE2080">
              <w:t>Command(</w:t>
            </w:r>
            <w:proofErr w:type="gramEnd"/>
            <w:r w:rsidRPr="00AE2080">
              <w:t>char* command);</w:t>
            </w:r>
          </w:p>
        </w:tc>
        <w:tc>
          <w:tcPr>
            <w:tcW w:w="6382" w:type="dxa"/>
          </w:tcPr>
          <w:p w14:paraId="7282807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13873FC8" w14:textId="77777777" w:rsidR="00666C66" w:rsidRPr="000822D2" w:rsidRDefault="00666C66" w:rsidP="00AE2080">
            <w:pPr>
              <w:pStyle w:val="af8"/>
            </w:pPr>
            <w:r w:rsidRPr="000822D2">
              <w:t xml:space="preserve">    EntryPoint = "ngSpice_Command",</w:t>
            </w:r>
          </w:p>
          <w:p w14:paraId="46A69A85" w14:textId="77777777" w:rsidR="00666C66" w:rsidRPr="000822D2" w:rsidRDefault="00666C66" w:rsidP="00AE2080">
            <w:pPr>
              <w:pStyle w:val="af8"/>
            </w:pPr>
            <w:r w:rsidRPr="000822D2">
              <w:t xml:space="preserve">    CallingConvention = CallingConvention.Cdecl)]</w:t>
            </w:r>
          </w:p>
          <w:p w14:paraId="0082C95F" w14:textId="77777777" w:rsidR="00666C66" w:rsidRPr="000822D2" w:rsidRDefault="00666C66" w:rsidP="00AE2080">
            <w:pPr>
              <w:pStyle w:val="af8"/>
            </w:pPr>
            <w:r w:rsidRPr="000822D2">
              <w:t>public static extern int ngSpice_</w:t>
            </w:r>
            <w:proofErr w:type="gramStart"/>
            <w:r w:rsidRPr="000822D2">
              <w:t>Command(</w:t>
            </w:r>
            <w:proofErr w:type="gramEnd"/>
          </w:p>
          <w:p w14:paraId="3473E7F3" w14:textId="77777777" w:rsidR="00666C66" w:rsidRPr="000822D2" w:rsidRDefault="00666C66" w:rsidP="00AE2080">
            <w:pPr>
              <w:pStyle w:val="af8"/>
            </w:pPr>
            <w:r w:rsidRPr="000822D2">
              <w:t>[</w:t>
            </w:r>
            <w:proofErr w:type="gramStart"/>
            <w:r w:rsidRPr="000822D2">
              <w:t>MarshalAs(</w:t>
            </w:r>
            <w:proofErr w:type="gramEnd"/>
            <w:r w:rsidRPr="000822D2">
              <w:t>UnmanagedType.LPStr)] string command);</w:t>
            </w:r>
          </w:p>
        </w:tc>
      </w:tr>
      <w:tr w:rsidR="00666C66" w:rsidRPr="00710784" w14:paraId="0BE0486F" w14:textId="77777777" w:rsidTr="0056228E">
        <w:tc>
          <w:tcPr>
            <w:tcW w:w="3246" w:type="dxa"/>
          </w:tcPr>
          <w:p w14:paraId="66A5C30B" w14:textId="77777777" w:rsidR="00666C66" w:rsidRPr="000822D2" w:rsidRDefault="00666C66" w:rsidP="00AE2080">
            <w:pPr>
              <w:pStyle w:val="af8"/>
            </w:pPr>
            <w:r w:rsidRPr="000822D2">
              <w:t>pvector_info ngGet_Vec_</w:t>
            </w:r>
            <w:proofErr w:type="gramStart"/>
            <w:r w:rsidRPr="000822D2">
              <w:t>Info(</w:t>
            </w:r>
            <w:proofErr w:type="gramEnd"/>
            <w:r w:rsidRPr="000822D2">
              <w:t>char* vecname);</w:t>
            </w:r>
          </w:p>
        </w:tc>
        <w:tc>
          <w:tcPr>
            <w:tcW w:w="6382" w:type="dxa"/>
          </w:tcPr>
          <w:p w14:paraId="00386573"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E98A833" w14:textId="77777777" w:rsidR="00666C66" w:rsidRPr="000822D2" w:rsidRDefault="00666C66" w:rsidP="00AE2080">
            <w:pPr>
              <w:pStyle w:val="af8"/>
            </w:pPr>
            <w:r w:rsidRPr="000822D2">
              <w:t xml:space="preserve">    EntryPoint = "ngGet_Vec_Info",</w:t>
            </w:r>
          </w:p>
          <w:p w14:paraId="11796195" w14:textId="77777777" w:rsidR="00666C66" w:rsidRPr="000822D2" w:rsidRDefault="00666C66" w:rsidP="00AE2080">
            <w:pPr>
              <w:pStyle w:val="af8"/>
            </w:pPr>
            <w:r w:rsidRPr="000822D2">
              <w:t xml:space="preserve">    CallingConvention = CallingConvention.Cdecl)]</w:t>
            </w:r>
          </w:p>
          <w:p w14:paraId="5DAE8990" w14:textId="15AEF58F" w:rsidR="00666C66" w:rsidRPr="000822D2" w:rsidRDefault="00666C66" w:rsidP="00AE2080">
            <w:pPr>
              <w:pStyle w:val="af8"/>
            </w:pPr>
            <w:r w:rsidRPr="000822D2">
              <w:t>public static extern IntPtr ngGet_Vec_</w:t>
            </w:r>
            <w:proofErr w:type="gramStart"/>
            <w:r w:rsidRPr="000822D2">
              <w:t>Info( [</w:t>
            </w:r>
            <w:proofErr w:type="gramEnd"/>
            <w:r w:rsidRPr="000822D2">
              <w:t>MarshalAs(Unmanag</w:t>
            </w:r>
            <w:r w:rsidR="00DA0EBF">
              <w:t>edType.LPStr)] string vecname);</w:t>
            </w:r>
          </w:p>
        </w:tc>
      </w:tr>
      <w:tr w:rsidR="00666C66" w:rsidRPr="00710784" w14:paraId="1B0155C6" w14:textId="77777777" w:rsidTr="0056228E">
        <w:tc>
          <w:tcPr>
            <w:tcW w:w="3246" w:type="dxa"/>
          </w:tcPr>
          <w:p w14:paraId="36478C1D" w14:textId="77777777" w:rsidR="00666C66" w:rsidRPr="000822D2" w:rsidRDefault="00666C66" w:rsidP="00AE2080">
            <w:pPr>
              <w:pStyle w:val="af8"/>
            </w:pPr>
            <w:r w:rsidRPr="000822D2">
              <w:t>int ngSpice_</w:t>
            </w:r>
            <w:proofErr w:type="gramStart"/>
            <w:r w:rsidRPr="000822D2">
              <w:t>Circ(</w:t>
            </w:r>
            <w:proofErr w:type="gramEnd"/>
            <w:r w:rsidRPr="000822D2">
              <w:t>char** circarray);</w:t>
            </w:r>
          </w:p>
        </w:tc>
        <w:tc>
          <w:tcPr>
            <w:tcW w:w="6382" w:type="dxa"/>
          </w:tcPr>
          <w:p w14:paraId="71D6FA7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F52ACF2" w14:textId="77777777" w:rsidR="00666C66" w:rsidRPr="000822D2" w:rsidRDefault="00666C66" w:rsidP="00AE2080">
            <w:pPr>
              <w:pStyle w:val="af8"/>
            </w:pPr>
            <w:r w:rsidRPr="000822D2">
              <w:t xml:space="preserve">    EntryPoint = "ngSpice_Circ",</w:t>
            </w:r>
          </w:p>
          <w:p w14:paraId="01C1AF56" w14:textId="77777777" w:rsidR="00666C66" w:rsidRPr="000822D2" w:rsidRDefault="00666C66" w:rsidP="00AE2080">
            <w:pPr>
              <w:pStyle w:val="af8"/>
            </w:pPr>
            <w:r w:rsidRPr="000822D2">
              <w:t xml:space="preserve">    CallingConvention = CallingConvention.Cdecl)]</w:t>
            </w:r>
          </w:p>
          <w:p w14:paraId="308FE2EC" w14:textId="3D18C184" w:rsidR="00666C66" w:rsidRPr="000822D2" w:rsidRDefault="00666C66" w:rsidP="00AE2080">
            <w:pPr>
              <w:pStyle w:val="af8"/>
            </w:pPr>
            <w:r w:rsidRPr="000822D2">
              <w:t xml:space="preserve">public static extern int </w:t>
            </w:r>
            <w:r w:rsidR="00DA0EBF">
              <w:t>ngSpice_</w:t>
            </w:r>
            <w:proofErr w:type="gramStart"/>
            <w:r w:rsidR="00DA0EBF">
              <w:t>Circ(</w:t>
            </w:r>
            <w:proofErr w:type="gramEnd"/>
            <w:r w:rsidR="00DA0EBF">
              <w:t>IntPtr circarray);</w:t>
            </w:r>
          </w:p>
        </w:tc>
      </w:tr>
      <w:tr w:rsidR="00666C66" w:rsidRPr="00710784" w14:paraId="392BCEFA" w14:textId="77777777" w:rsidTr="0056228E">
        <w:tc>
          <w:tcPr>
            <w:tcW w:w="3246" w:type="dxa"/>
          </w:tcPr>
          <w:p w14:paraId="1D443ED6" w14:textId="77777777" w:rsidR="00666C66" w:rsidRPr="000822D2" w:rsidRDefault="00666C66" w:rsidP="00AE2080">
            <w:pPr>
              <w:pStyle w:val="af8"/>
            </w:pPr>
            <w:r w:rsidRPr="000822D2">
              <w:t>char* ngSpice_CurPlot(void);</w:t>
            </w:r>
          </w:p>
        </w:tc>
        <w:tc>
          <w:tcPr>
            <w:tcW w:w="6382" w:type="dxa"/>
          </w:tcPr>
          <w:p w14:paraId="5E2B4A2B"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3DC936D4" w14:textId="77777777" w:rsidR="00666C66" w:rsidRPr="000822D2" w:rsidRDefault="00666C66" w:rsidP="00AE2080">
            <w:pPr>
              <w:pStyle w:val="af8"/>
            </w:pPr>
            <w:r w:rsidRPr="000822D2">
              <w:t xml:space="preserve">    EntryPoint = "ngSpice_CurPlot",</w:t>
            </w:r>
          </w:p>
          <w:p w14:paraId="6B49295F" w14:textId="77777777" w:rsidR="00666C66" w:rsidRPr="000822D2" w:rsidRDefault="00666C66" w:rsidP="00AE2080">
            <w:pPr>
              <w:pStyle w:val="af8"/>
            </w:pPr>
            <w:r w:rsidRPr="000822D2">
              <w:t xml:space="preserve">    CallingConvention = CallingConvention.Cdecl)]</w:t>
            </w:r>
          </w:p>
          <w:p w14:paraId="53247866" w14:textId="1887B920" w:rsidR="00666C66" w:rsidRPr="000822D2" w:rsidRDefault="00666C66" w:rsidP="00AE2080">
            <w:pPr>
              <w:pStyle w:val="af8"/>
            </w:pPr>
            <w:r w:rsidRPr="000822D2">
              <w:t>public static extern IntPtr ngSpice_</w:t>
            </w:r>
            <w:proofErr w:type="gramStart"/>
            <w:r w:rsidRPr="000822D2">
              <w:t>CurPl</w:t>
            </w:r>
            <w:r w:rsidR="00DA0EBF">
              <w:t>ot(</w:t>
            </w:r>
            <w:proofErr w:type="gramEnd"/>
            <w:r w:rsidR="00DA0EBF">
              <w:t>);</w:t>
            </w:r>
          </w:p>
        </w:tc>
      </w:tr>
      <w:tr w:rsidR="00666C66" w:rsidRPr="00710784" w14:paraId="3D1C3495" w14:textId="77777777" w:rsidTr="0056228E">
        <w:tc>
          <w:tcPr>
            <w:tcW w:w="3246" w:type="dxa"/>
          </w:tcPr>
          <w:p w14:paraId="60B01234" w14:textId="77777777" w:rsidR="00666C66" w:rsidRPr="000822D2" w:rsidRDefault="00666C66" w:rsidP="00AE2080">
            <w:pPr>
              <w:pStyle w:val="af8"/>
            </w:pPr>
            <w:r w:rsidRPr="000822D2">
              <w:t>char** ngSpice_AllPlots(void);</w:t>
            </w:r>
          </w:p>
        </w:tc>
        <w:tc>
          <w:tcPr>
            <w:tcW w:w="6382" w:type="dxa"/>
          </w:tcPr>
          <w:p w14:paraId="5DB7365F"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8ADC06A" w14:textId="77777777" w:rsidR="00666C66" w:rsidRPr="000822D2" w:rsidRDefault="00666C66" w:rsidP="00AE2080">
            <w:pPr>
              <w:pStyle w:val="af8"/>
            </w:pPr>
            <w:r w:rsidRPr="000822D2">
              <w:t xml:space="preserve">    EntryPoint = "ngSpice_AllPlots",</w:t>
            </w:r>
          </w:p>
          <w:p w14:paraId="1CBB7D8C" w14:textId="77777777" w:rsidR="00666C66" w:rsidRPr="000822D2" w:rsidRDefault="00666C66" w:rsidP="00AE2080">
            <w:pPr>
              <w:pStyle w:val="af8"/>
            </w:pPr>
            <w:r w:rsidRPr="000822D2">
              <w:t xml:space="preserve">    CallingConvention = CallingConvention.Cdecl)]</w:t>
            </w:r>
          </w:p>
          <w:p w14:paraId="37A48201" w14:textId="59E78612" w:rsidR="00666C66" w:rsidRPr="000822D2" w:rsidRDefault="00666C66" w:rsidP="00AE2080">
            <w:pPr>
              <w:pStyle w:val="af8"/>
            </w:pPr>
            <w:r w:rsidRPr="000822D2">
              <w:t>public static ex</w:t>
            </w:r>
            <w:r w:rsidR="00DA0EBF">
              <w:t>tern IntPtr ngSpice_</w:t>
            </w:r>
            <w:proofErr w:type="gramStart"/>
            <w:r w:rsidR="00DA0EBF">
              <w:t>AllPlots(</w:t>
            </w:r>
            <w:proofErr w:type="gramEnd"/>
            <w:r w:rsidR="00DA0EBF">
              <w:t>);</w:t>
            </w:r>
          </w:p>
        </w:tc>
      </w:tr>
      <w:tr w:rsidR="00666C66" w:rsidRPr="00710784" w14:paraId="10E1052E" w14:textId="77777777" w:rsidTr="0056228E">
        <w:tc>
          <w:tcPr>
            <w:tcW w:w="3246" w:type="dxa"/>
          </w:tcPr>
          <w:p w14:paraId="7E1A1842" w14:textId="77777777" w:rsidR="00666C66" w:rsidRPr="000822D2" w:rsidRDefault="00666C66" w:rsidP="00AE2080">
            <w:pPr>
              <w:pStyle w:val="af8"/>
            </w:pPr>
            <w:r w:rsidRPr="000822D2">
              <w:t>char** ngSpice_</w:t>
            </w:r>
            <w:proofErr w:type="gramStart"/>
            <w:r w:rsidRPr="000822D2">
              <w:t>AllVecs(</w:t>
            </w:r>
            <w:proofErr w:type="gramEnd"/>
            <w:r w:rsidRPr="000822D2">
              <w:t>char* plotname);</w:t>
            </w:r>
          </w:p>
        </w:tc>
        <w:tc>
          <w:tcPr>
            <w:tcW w:w="6382" w:type="dxa"/>
          </w:tcPr>
          <w:p w14:paraId="4A219DE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6B37F90" w14:textId="77777777" w:rsidR="00666C66" w:rsidRPr="000822D2" w:rsidRDefault="00666C66" w:rsidP="00AE2080">
            <w:pPr>
              <w:pStyle w:val="af8"/>
            </w:pPr>
            <w:r w:rsidRPr="000822D2">
              <w:t xml:space="preserve">    EntryPoint = "ngSpice_AllVecs",</w:t>
            </w:r>
          </w:p>
          <w:p w14:paraId="2F316638" w14:textId="77777777" w:rsidR="00666C66" w:rsidRPr="000822D2" w:rsidRDefault="00666C66" w:rsidP="00AE2080">
            <w:pPr>
              <w:pStyle w:val="af8"/>
            </w:pPr>
            <w:r w:rsidRPr="000822D2">
              <w:t xml:space="preserve">    CallingConvention = CallingConvention.Cdecl)]</w:t>
            </w:r>
          </w:p>
          <w:p w14:paraId="37674C25" w14:textId="2117E538" w:rsidR="00666C66" w:rsidRPr="000822D2" w:rsidRDefault="00666C66" w:rsidP="00AE2080">
            <w:pPr>
              <w:pStyle w:val="af8"/>
            </w:pPr>
            <w:r w:rsidRPr="000822D2">
              <w:t>public static extern IntPtr ng</w:t>
            </w:r>
            <w:r w:rsidR="00DA0EBF">
              <w:t>Spice_</w:t>
            </w:r>
            <w:proofErr w:type="gramStart"/>
            <w:r w:rsidR="00DA0EBF">
              <w:t>AllVecs(</w:t>
            </w:r>
            <w:proofErr w:type="gramEnd"/>
            <w:r w:rsidR="00DA0EBF">
              <w:t>string plotname);</w:t>
            </w:r>
          </w:p>
        </w:tc>
      </w:tr>
      <w:tr w:rsidR="00666C66" w:rsidRPr="00710784" w14:paraId="01880032" w14:textId="77777777" w:rsidTr="0056228E">
        <w:tc>
          <w:tcPr>
            <w:tcW w:w="3246" w:type="dxa"/>
          </w:tcPr>
          <w:p w14:paraId="2390721B" w14:textId="77777777" w:rsidR="00666C66" w:rsidRPr="000822D2" w:rsidRDefault="00666C66" w:rsidP="00AE2080">
            <w:pPr>
              <w:pStyle w:val="af8"/>
            </w:pPr>
            <w:r w:rsidRPr="000822D2">
              <w:t>bool ngSpice_running(void);</w:t>
            </w:r>
          </w:p>
        </w:tc>
        <w:tc>
          <w:tcPr>
            <w:tcW w:w="6382" w:type="dxa"/>
          </w:tcPr>
          <w:p w14:paraId="777638B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D6ACC8E" w14:textId="77777777" w:rsidR="00666C66" w:rsidRPr="000822D2" w:rsidRDefault="00666C66" w:rsidP="00AE2080">
            <w:pPr>
              <w:pStyle w:val="af8"/>
            </w:pPr>
            <w:r w:rsidRPr="000822D2">
              <w:t xml:space="preserve">    EntryPoint = "ngSpice_running",</w:t>
            </w:r>
          </w:p>
          <w:p w14:paraId="553611AA" w14:textId="77777777" w:rsidR="00666C66" w:rsidRPr="000822D2" w:rsidRDefault="00666C66" w:rsidP="00AE2080">
            <w:pPr>
              <w:pStyle w:val="af8"/>
            </w:pPr>
            <w:r w:rsidRPr="000822D2">
              <w:t xml:space="preserve">    CallingConvention = CallingConvention.Cdecl)]</w:t>
            </w:r>
          </w:p>
          <w:p w14:paraId="16509BCC"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16F9A051" w14:textId="3708E87C" w:rsidR="00666C66" w:rsidRPr="000822D2" w:rsidRDefault="00666C66" w:rsidP="00AE2080">
            <w:pPr>
              <w:pStyle w:val="af8"/>
            </w:pPr>
            <w:r w:rsidRPr="000822D2">
              <w:t>public static</w:t>
            </w:r>
            <w:r w:rsidR="00DA0EBF">
              <w:t xml:space="preserve"> extern bool ngSpice_</w:t>
            </w:r>
            <w:proofErr w:type="gramStart"/>
            <w:r w:rsidR="00DA0EBF">
              <w:t>running(</w:t>
            </w:r>
            <w:proofErr w:type="gramEnd"/>
            <w:r w:rsidR="00DA0EBF">
              <w:t>);</w:t>
            </w:r>
          </w:p>
        </w:tc>
      </w:tr>
      <w:tr w:rsidR="00666C66" w:rsidRPr="00710784" w14:paraId="7E4C3F50" w14:textId="77777777" w:rsidTr="0056228E">
        <w:tc>
          <w:tcPr>
            <w:tcW w:w="3246" w:type="dxa"/>
          </w:tcPr>
          <w:p w14:paraId="597C3D8D" w14:textId="77777777" w:rsidR="00666C66" w:rsidRPr="000822D2" w:rsidRDefault="00666C66" w:rsidP="00AE2080">
            <w:pPr>
              <w:pStyle w:val="af8"/>
            </w:pPr>
            <w:r w:rsidRPr="000822D2">
              <w:t>bool ngSpice_</w:t>
            </w:r>
            <w:proofErr w:type="gramStart"/>
            <w:r w:rsidRPr="000822D2">
              <w:t>SetBkpt(</w:t>
            </w:r>
            <w:proofErr w:type="gramEnd"/>
            <w:r w:rsidRPr="000822D2">
              <w:t>double time);</w:t>
            </w:r>
          </w:p>
        </w:tc>
        <w:tc>
          <w:tcPr>
            <w:tcW w:w="6382" w:type="dxa"/>
          </w:tcPr>
          <w:p w14:paraId="0E523DB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4156AB9" w14:textId="77777777" w:rsidR="00666C66" w:rsidRPr="000822D2" w:rsidRDefault="00666C66" w:rsidP="00AE2080">
            <w:pPr>
              <w:pStyle w:val="af8"/>
            </w:pPr>
            <w:r w:rsidRPr="000822D2">
              <w:t xml:space="preserve">    EntryPoint = "ngSpice_SetBkpt",</w:t>
            </w:r>
          </w:p>
          <w:p w14:paraId="44ABF042" w14:textId="77777777" w:rsidR="00666C66" w:rsidRPr="000822D2" w:rsidRDefault="00666C66" w:rsidP="00AE2080">
            <w:pPr>
              <w:pStyle w:val="af8"/>
            </w:pPr>
            <w:r w:rsidRPr="000822D2">
              <w:t xml:space="preserve">    CallingConvention = CallingConvention.Cdecl)]</w:t>
            </w:r>
          </w:p>
          <w:p w14:paraId="132CDE89"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33813147" w14:textId="44D1145B" w:rsidR="00666C66" w:rsidRPr="000822D2" w:rsidRDefault="00666C66" w:rsidP="00AE2080">
            <w:pPr>
              <w:pStyle w:val="af8"/>
            </w:pPr>
            <w:r w:rsidRPr="000822D2">
              <w:t>public static extern boo</w:t>
            </w:r>
            <w:r w:rsidR="00DA0EBF">
              <w:t>l ngSpice_</w:t>
            </w:r>
            <w:proofErr w:type="gramStart"/>
            <w:r w:rsidR="00DA0EBF">
              <w:t>SetBkpt(</w:t>
            </w:r>
            <w:proofErr w:type="gramEnd"/>
            <w:r w:rsidR="00DA0EBF">
              <w:t>double time);</w:t>
            </w:r>
          </w:p>
        </w:tc>
      </w:tr>
    </w:tbl>
    <w:p w14:paraId="786D7814" w14:textId="77777777" w:rsidR="0056228E" w:rsidRPr="00DA0EBF" w:rsidRDefault="0056228E" w:rsidP="000822D2">
      <w:pPr>
        <w:rPr>
          <w:lang w:val="en-US"/>
        </w:rPr>
      </w:pPr>
      <w:r w:rsidRPr="00DA0EBF">
        <w:rPr>
          <w:lang w:val="en-US"/>
        </w:rPr>
        <w:br w:type="page"/>
      </w:r>
    </w:p>
    <w:p w14:paraId="202A4AA8" w14:textId="6B0C727B" w:rsidR="00666C66" w:rsidRPr="00DA0EBF" w:rsidRDefault="00666C66" w:rsidP="007D4894">
      <w:pPr>
        <w:ind w:firstLine="709"/>
        <w:rPr>
          <w:b/>
        </w:rPr>
      </w:pPr>
      <w:r w:rsidRPr="00DA0EBF">
        <w:rPr>
          <w:b/>
        </w:rPr>
        <w:lastRenderedPageBreak/>
        <w:t>Выводы</w:t>
      </w:r>
    </w:p>
    <w:p w14:paraId="5790D7FC" w14:textId="77777777" w:rsidR="0056228E" w:rsidRPr="000822D2" w:rsidRDefault="0056228E" w:rsidP="000822D2"/>
    <w:p w14:paraId="737B9E9D" w14:textId="7A84050F" w:rsidR="0056228E" w:rsidRPr="000822D2" w:rsidRDefault="00DA0EBF" w:rsidP="000822D2">
      <w:r>
        <w:tab/>
      </w:r>
      <w:r w:rsidR="0056228E" w:rsidRPr="000822D2">
        <w:t xml:space="preserve">Для создания хороших обёрток над нативными библиотеками нужно обладать определёнными качествами и возможностями. Прежде всего, требуются хорошие способности </w:t>
      </w:r>
      <w:r w:rsidR="007D4894">
        <w:t>по</w:t>
      </w:r>
      <w:r w:rsidR="007D4894" w:rsidRPr="000822D2">
        <w:t xml:space="preserve"> </w:t>
      </w:r>
      <w:r w:rsidR="0056228E" w:rsidRPr="000822D2">
        <w:t xml:space="preserve">разработке архитектуры. Отображение нативной библиотеки один-к-одному редко является хорошим решением. Отбросив возможности, которые не нужны потребителям библиотеки, можно </w:t>
      </w:r>
      <w:r w:rsidR="007D4894">
        <w:t>значительно</w:t>
      </w:r>
      <w:r w:rsidR="007D4894" w:rsidRPr="000822D2">
        <w:t xml:space="preserve"> </w:t>
      </w:r>
      <w:r w:rsidR="0056228E" w:rsidRPr="000822D2">
        <w:t>упростить задачу. Создание фасада для оставшихся возможностей библиотеки требует знания CLS, возможностей FCL и часто используемых в .NET подходов. Создание обёртки над нативной библиотекой также предполагает обёртывание нативных ресурсов (например, неуправляемой памяти, необходимой для создания оборачиваемых объектов).</w:t>
      </w:r>
    </w:p>
    <w:p w14:paraId="6880E2AC" w14:textId="4E0ED136" w:rsidR="0056228E" w:rsidRPr="000822D2" w:rsidRDefault="00DA0EBF" w:rsidP="000822D2">
      <w:r>
        <w:tab/>
      </w:r>
      <w:r w:rsidR="0056228E" w:rsidRPr="000822D2">
        <w:t>Для интеграции API Ngspice был выбран второй вариант – механизм Platform Invoke как наименее затратный по времени. Возможностей P/Invoke хватает для обеспечения взаимодействия с неуправляемым кодом библиотеки.</w:t>
      </w:r>
    </w:p>
    <w:p w14:paraId="7A93EAD9" w14:textId="1258D0B0" w:rsidR="00176520" w:rsidRPr="000822D2" w:rsidRDefault="00DA0EBF" w:rsidP="000822D2">
      <w:r>
        <w:tab/>
      </w:r>
      <w:r w:rsidR="00176520" w:rsidRPr="000822D2">
        <w:t xml:space="preserve">На </w:t>
      </w:r>
      <w:r w:rsidR="00666C66" w:rsidRPr="000822D2">
        <w:t xml:space="preserve">данном </w:t>
      </w:r>
      <w:r w:rsidR="00176520" w:rsidRPr="000822D2">
        <w:t xml:space="preserve">этапе работы </w:t>
      </w:r>
      <w:r w:rsidR="00666C66" w:rsidRPr="000822D2">
        <w:t>был сделан маршалинг API структур и методов Ngspice. Данные объявления можно использовать в .NET C# проектах и вызывать методы из неуправляемого кода в проекте с управляемым кодом.</w:t>
      </w:r>
    </w:p>
    <w:p w14:paraId="0CAF808E" w14:textId="1F6B832C" w:rsidR="00FD40FA" w:rsidRPr="000822D2" w:rsidRDefault="00FD40FA" w:rsidP="000822D2">
      <w:r w:rsidRPr="000822D2">
        <w:br w:type="page"/>
      </w:r>
    </w:p>
    <w:p w14:paraId="2E67B723" w14:textId="29C4A0E5" w:rsidR="00580536" w:rsidRPr="000822D2" w:rsidRDefault="00B743AC" w:rsidP="00DA0EBF">
      <w:pPr>
        <w:pStyle w:val="1"/>
      </w:pPr>
      <w:bookmarkStart w:id="34" w:name="_Toc484723186"/>
      <w:r w:rsidRPr="000822D2">
        <w:lastRenderedPageBreak/>
        <w:t>Описание технических и функциональных возможностей модуля</w:t>
      </w:r>
      <w:bookmarkEnd w:id="34"/>
    </w:p>
    <w:p w14:paraId="30C7D1CB" w14:textId="0FE22FEA" w:rsidR="00580536" w:rsidRPr="000822D2" w:rsidRDefault="00DA0EBF" w:rsidP="000822D2">
      <w:r>
        <w:tab/>
      </w:r>
      <w:r w:rsidR="00580536" w:rsidRPr="000822D2">
        <w:t>Для графического описания абстрактной модели проекта, а также пользовательского взаимодействия (</w:t>
      </w:r>
      <w:r w:rsidR="007D4894">
        <w:t>вариантов использования ПО</w:t>
      </w:r>
      <w:r w:rsidR="00580536" w:rsidRPr="000822D2">
        <w:t>) использован стандарт UML</w:t>
      </w:r>
      <w:r w:rsidR="0053654B" w:rsidRPr="000822D2">
        <w:t xml:space="preserve"> </w:t>
      </w:r>
      <w:r w:rsidR="00580536" w:rsidRPr="000822D2">
        <w:t>[</w:t>
      </w:r>
      <w:r w:rsidR="00636E6C">
        <w:fldChar w:fldCharType="begin"/>
      </w:r>
      <w:r w:rsidR="00636E6C">
        <w:instrText xml:space="preserve"> REF _Ref484723868 \r \h </w:instrText>
      </w:r>
      <w:r w:rsidR="00636E6C">
        <w:fldChar w:fldCharType="separate"/>
      </w:r>
      <w:r w:rsidR="00636E6C">
        <w:t>21</w:t>
      </w:r>
      <w:r w:rsidR="00636E6C">
        <w:fldChar w:fldCharType="end"/>
      </w:r>
      <w:r w:rsidR="00580536" w:rsidRPr="000822D2">
        <w:t xml:space="preserve">]. </w:t>
      </w:r>
    </w:p>
    <w:p w14:paraId="7CC8307C" w14:textId="7467C048" w:rsidR="00580536" w:rsidRPr="000822D2" w:rsidRDefault="00DA0EBF" w:rsidP="000822D2">
      <w:r>
        <w:tab/>
      </w:r>
      <w:r w:rsidR="00580536" w:rsidRPr="000822D2">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26F8F9C9" w14:textId="4728BC08" w:rsidR="00580536" w:rsidRPr="000822D2" w:rsidRDefault="00DA0EBF" w:rsidP="000822D2">
      <w:r>
        <w:tab/>
      </w:r>
      <w:r w:rsidR="00580536" w:rsidRPr="000822D2">
        <w:t>При использовании UML были построены: диаграмма</w:t>
      </w:r>
      <w:r w:rsidR="007D4894">
        <w:t xml:space="preserve"> вариантов</w:t>
      </w:r>
      <w:r w:rsidR="00580536" w:rsidRPr="000822D2">
        <w:t xml:space="preserve"> использования, к</w:t>
      </w:r>
      <w:r w:rsidR="00636E6C">
        <w:t>оторая представлена на рисунке 5</w:t>
      </w:r>
      <w:r w:rsidR="00580536" w:rsidRPr="000822D2">
        <w:t>.1 и диаграмма к</w:t>
      </w:r>
      <w:r w:rsidR="00636E6C">
        <w:t>лассов представлена на рисунке 5</w:t>
      </w:r>
      <w:r w:rsidR="00580536" w:rsidRPr="000822D2">
        <w:t>.2.</w:t>
      </w:r>
    </w:p>
    <w:p w14:paraId="60D603FC" w14:textId="7EF4942C" w:rsidR="00580536" w:rsidRPr="000822D2" w:rsidRDefault="00580536" w:rsidP="00DA0EBF">
      <w:pPr>
        <w:jc w:val="center"/>
      </w:pPr>
      <w:r w:rsidRPr="000822D2">
        <w:rPr>
          <w:noProof/>
          <w:lang w:eastAsia="ru-RU"/>
        </w:rPr>
        <w:drawing>
          <wp:inline distT="0" distB="0" distL="0" distR="0" wp14:anchorId="54B625C1" wp14:editId="2DF9059E">
            <wp:extent cx="5400000" cy="4387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19327" b="18961"/>
                    <a:stretch/>
                  </pic:blipFill>
                  <pic:spPr bwMode="auto">
                    <a:xfrm>
                      <a:off x="0" y="0"/>
                      <a:ext cx="5400000" cy="438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785F" w14:textId="46FD873E" w:rsidR="00580536" w:rsidRPr="000822D2" w:rsidRDefault="00580536" w:rsidP="00DA0EBF">
      <w:pPr>
        <w:jc w:val="center"/>
      </w:pPr>
      <w:r w:rsidRPr="000822D2">
        <w:t xml:space="preserve">Рисунок </w:t>
      </w:r>
      <w:fldSimple w:instr=" STYLEREF 1 \s ">
        <w:r w:rsidR="00700A93">
          <w:rPr>
            <w:noProof/>
          </w:rPr>
          <w:t>5</w:t>
        </w:r>
      </w:fldSimple>
      <w:r w:rsidR="008B0C25" w:rsidRPr="000822D2">
        <w:t>.</w:t>
      </w:r>
      <w:fldSimple w:instr=" SEQ Рисунок \* ARABIC \s 1 ">
        <w:r w:rsidR="00700A93">
          <w:rPr>
            <w:noProof/>
          </w:rPr>
          <w:t>1</w:t>
        </w:r>
      </w:fldSimple>
      <w:r w:rsidRPr="000822D2">
        <w:t xml:space="preserve"> –</w:t>
      </w:r>
      <w:r w:rsidR="007D4894">
        <w:t xml:space="preserve"> Диаграмма</w:t>
      </w:r>
      <w:r w:rsidRPr="000822D2">
        <w:t xml:space="preserve"> </w:t>
      </w:r>
      <w:r w:rsidR="007D4894">
        <w:t>в</w:t>
      </w:r>
      <w:r w:rsidR="007D4894" w:rsidRPr="000822D2">
        <w:t>ариант</w:t>
      </w:r>
      <w:r w:rsidR="007D4894">
        <w:t>ов</w:t>
      </w:r>
      <w:r w:rsidR="007D4894" w:rsidRPr="000822D2">
        <w:t xml:space="preserve"> </w:t>
      </w:r>
      <w:r w:rsidRPr="000822D2">
        <w:t>использования</w:t>
      </w:r>
    </w:p>
    <w:p w14:paraId="66608711" w14:textId="7CAF3688" w:rsidR="00580536" w:rsidRPr="000822D2" w:rsidRDefault="003D6F08" w:rsidP="00DA0EBF">
      <w:pPr>
        <w:jc w:val="center"/>
      </w:pPr>
      <w:bookmarkStart w:id="35" w:name="_GoBack"/>
      <w:commentRangeStart w:id="36"/>
      <w:ins w:id="37" w:author="Tatiana Skr" w:date="2017-06-12T13:31:00Z">
        <w:r w:rsidRPr="003D6F08">
          <w:rPr>
            <w:noProof/>
            <w:lang w:eastAsia="ru-RU"/>
          </w:rPr>
          <w:lastRenderedPageBreak/>
          <w:drawing>
            <wp:inline distT="0" distB="0" distL="0" distR="0" wp14:anchorId="21A38EB4" wp14:editId="4C6FA5D7">
              <wp:extent cx="6170930" cy="53994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19602" b="19887"/>
                      <a:stretch/>
                    </pic:blipFill>
                    <pic:spPr bwMode="auto">
                      <a:xfrm>
                        <a:off x="0" y="0"/>
                        <a:ext cx="6171610" cy="5400000"/>
                      </a:xfrm>
                      <a:prstGeom prst="rect">
                        <a:avLst/>
                      </a:prstGeom>
                      <a:noFill/>
                      <a:ln>
                        <a:noFill/>
                      </a:ln>
                      <a:extLst>
                        <a:ext uri="{53640926-AAD7-44D8-BBD7-CCE9431645EC}">
                          <a14:shadowObscured xmlns:a14="http://schemas.microsoft.com/office/drawing/2010/main"/>
                        </a:ext>
                      </a:extLst>
                    </pic:spPr>
                  </pic:pic>
                </a:graphicData>
              </a:graphic>
            </wp:inline>
          </w:drawing>
        </w:r>
      </w:ins>
      <w:bookmarkEnd w:id="35"/>
      <w:commentRangeEnd w:id="36"/>
      <w:r w:rsidR="0026458A">
        <w:rPr>
          <w:rStyle w:val="a7"/>
        </w:rPr>
        <w:commentReference w:id="36"/>
      </w:r>
      <w:r w:rsidR="00580536" w:rsidRPr="000822D2">
        <w:t xml:space="preserve">Рисунок </w:t>
      </w:r>
      <w:fldSimple w:instr=" STYLEREF 1 \s ">
        <w:r w:rsidR="00700A93">
          <w:rPr>
            <w:noProof/>
          </w:rPr>
          <w:t>5</w:t>
        </w:r>
      </w:fldSimple>
      <w:r w:rsidR="008B0C25" w:rsidRPr="000822D2">
        <w:t>.</w:t>
      </w:r>
      <w:fldSimple w:instr=" SEQ Рисунок \* ARABIC \s 1 ">
        <w:r w:rsidR="00700A93">
          <w:rPr>
            <w:noProof/>
          </w:rPr>
          <w:t>2</w:t>
        </w:r>
      </w:fldSimple>
      <w:r w:rsidR="00580536" w:rsidRPr="000822D2">
        <w:t xml:space="preserve"> – Диаграмма классов</w:t>
      </w:r>
    </w:p>
    <w:p w14:paraId="52BBD1B7" w14:textId="77777777" w:rsidR="00DA0EBF" w:rsidRDefault="00FD40FA" w:rsidP="000822D2">
      <w:r w:rsidRPr="000822D2">
        <w:br w:type="page"/>
      </w:r>
    </w:p>
    <w:p w14:paraId="7304524B" w14:textId="7492432B" w:rsidR="00923E3F" w:rsidRPr="000822D2" w:rsidRDefault="006165F2" w:rsidP="00DA0EBF">
      <w:pPr>
        <w:pStyle w:val="1"/>
      </w:pPr>
      <w:bookmarkStart w:id="38" w:name="_Toc484723187"/>
      <w:r w:rsidRPr="000822D2">
        <w:lastRenderedPageBreak/>
        <w:t>Тестирование модуля</w:t>
      </w:r>
      <w:bookmarkEnd w:id="38"/>
    </w:p>
    <w:p w14:paraId="498A6A81" w14:textId="67CD1547" w:rsidR="00AB5D94" w:rsidRPr="000822D2" w:rsidRDefault="00DA0EBF" w:rsidP="000822D2">
      <w:r>
        <w:tab/>
      </w:r>
      <w:r w:rsidR="00AB5D94" w:rsidRPr="000822D2">
        <w:t>Тестирование продукта является обязательной частью при разработке любого программного обеспечения. В ходе данной работы были проведены функциональные и модульные тесты модуля.</w:t>
      </w:r>
    </w:p>
    <w:p w14:paraId="4A37F442" w14:textId="77777777" w:rsidR="00AB5D94" w:rsidRPr="000822D2" w:rsidRDefault="00AB5D94" w:rsidP="000822D2"/>
    <w:p w14:paraId="27392D78" w14:textId="5EFEA258" w:rsidR="00923E3F" w:rsidRPr="000822D2" w:rsidRDefault="00AB5D94" w:rsidP="00DA0EBF">
      <w:pPr>
        <w:pStyle w:val="2"/>
      </w:pPr>
      <w:bookmarkStart w:id="39" w:name="_Toc484723188"/>
      <w:r w:rsidRPr="000822D2">
        <w:t>Функциональные тесты</w:t>
      </w:r>
      <w:bookmarkEnd w:id="39"/>
    </w:p>
    <w:p w14:paraId="2DB523C2" w14:textId="0CC155DA" w:rsidR="00AB5D94" w:rsidRPr="000822D2" w:rsidRDefault="00DA0EBF" w:rsidP="000822D2">
      <w:r>
        <w:tab/>
      </w:r>
      <w:r w:rsidR="00AB5D94" w:rsidRPr="000822D2">
        <w:t>Функциональное тестирование — это тестирование в целях проверки реализуемости функциональных требований, то есть способности программного обеспечения (ПО) в определённых условиях решать задачи, нужные пользователям [</w:t>
      </w:r>
      <w:r w:rsidR="0053654B" w:rsidRPr="000822D2">
        <w:t>16</w:t>
      </w:r>
      <w:r w:rsidR="00AB5D94" w:rsidRPr="000822D2">
        <w:t>]. Функциональные требования определяют, что именно делает ПО, какие задачи оно решает.</w:t>
      </w:r>
    </w:p>
    <w:p w14:paraId="43D4866C" w14:textId="64885FA8" w:rsidR="00AB5D94" w:rsidRPr="000822D2" w:rsidRDefault="00DA0EBF" w:rsidP="000822D2">
      <w:r>
        <w:tab/>
      </w:r>
      <w:r w:rsidR="00AB5D94" w:rsidRPr="000822D2">
        <w:t>При запуске плагина открывает</w:t>
      </w:r>
      <w:r>
        <w:t>ся окно, показанное на рисунке 6</w:t>
      </w:r>
      <w:r w:rsidR="00AB5D94" w:rsidRPr="000822D2">
        <w:t xml:space="preserve">.1. Ячейки для ввода данных недоступны, а строка состояния уведомляет о необходимости </w:t>
      </w:r>
      <w:r w:rsidR="00F2023F" w:rsidRPr="000822D2">
        <w:t>выбора или создания схемы.</w:t>
      </w:r>
    </w:p>
    <w:p w14:paraId="55207D69" w14:textId="77777777" w:rsidR="00F2023F" w:rsidRPr="000822D2" w:rsidRDefault="00923E3F" w:rsidP="00DA0EBF">
      <w:pPr>
        <w:jc w:val="center"/>
      </w:pPr>
      <w:r w:rsidRPr="000822D2">
        <w:rPr>
          <w:noProof/>
          <w:lang w:eastAsia="ru-RU"/>
        </w:rPr>
        <w:drawing>
          <wp:inline distT="0" distB="0" distL="0" distR="0" wp14:anchorId="1A34A8C2" wp14:editId="08871BEA">
            <wp:extent cx="4134064"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064" cy="3600000"/>
                    </a:xfrm>
                    <a:prstGeom prst="rect">
                      <a:avLst/>
                    </a:prstGeom>
                  </pic:spPr>
                </pic:pic>
              </a:graphicData>
            </a:graphic>
          </wp:inline>
        </w:drawing>
      </w:r>
    </w:p>
    <w:p w14:paraId="55083310" w14:textId="08B26AB7" w:rsidR="00923E3F" w:rsidRPr="000822D2" w:rsidRDefault="00F2023F"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1</w:t>
        </w:r>
      </w:fldSimple>
      <w:r w:rsidR="00182FD2" w:rsidRPr="000822D2">
        <w:t xml:space="preserve"> – Окно запуска</w:t>
      </w:r>
    </w:p>
    <w:p w14:paraId="14ACE9D7" w14:textId="69BE1F75" w:rsidR="00D661FE" w:rsidRPr="000822D2" w:rsidRDefault="00DA0EBF" w:rsidP="000822D2">
      <w:r>
        <w:lastRenderedPageBreak/>
        <w:tab/>
      </w:r>
      <w:r w:rsidR="00D661FE" w:rsidRPr="000822D2">
        <w:t xml:space="preserve">В разделе меню «Circuit» выбирается способ создания схемы. Как видно на рисунке </w:t>
      </w:r>
      <w:r>
        <w:t>6</w:t>
      </w:r>
      <w:r w:rsidR="00D661FE" w:rsidRPr="000822D2">
        <w:t>.2, можно выбрать из выпадающего списка одну из пяти цепей, либо создать новый.</w:t>
      </w:r>
    </w:p>
    <w:p w14:paraId="000B3920" w14:textId="0C600FFE" w:rsidR="00F2023F" w:rsidRPr="000822D2" w:rsidRDefault="00F2023F" w:rsidP="00DA0EBF">
      <w:pPr>
        <w:jc w:val="center"/>
      </w:pPr>
      <w:r w:rsidRPr="000822D2">
        <w:rPr>
          <w:noProof/>
          <w:lang w:eastAsia="ru-RU"/>
        </w:rPr>
        <w:drawing>
          <wp:inline distT="0" distB="0" distL="0" distR="0" wp14:anchorId="5A7CB9D1" wp14:editId="5B41DDB1">
            <wp:extent cx="4320000" cy="1539902"/>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70" t="15039" r="58788" b="64337"/>
                    <a:stretch/>
                  </pic:blipFill>
                  <pic:spPr bwMode="auto">
                    <a:xfrm>
                      <a:off x="0" y="0"/>
                      <a:ext cx="4320000" cy="1539902"/>
                    </a:xfrm>
                    <a:prstGeom prst="rect">
                      <a:avLst/>
                    </a:prstGeom>
                    <a:ln>
                      <a:noFill/>
                    </a:ln>
                    <a:extLst>
                      <a:ext uri="{53640926-AAD7-44D8-BBD7-CCE9431645EC}">
                        <a14:shadowObscured xmlns:a14="http://schemas.microsoft.com/office/drawing/2010/main"/>
                      </a:ext>
                    </a:extLst>
                  </pic:spPr>
                </pic:pic>
              </a:graphicData>
            </a:graphic>
          </wp:inline>
        </w:drawing>
      </w:r>
    </w:p>
    <w:p w14:paraId="0F5BF8B7" w14:textId="3A5B334A" w:rsidR="00AE164B" w:rsidRPr="000822D2" w:rsidRDefault="00F2023F"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2</w:t>
        </w:r>
      </w:fldSimple>
      <w:r w:rsidR="00182FD2" w:rsidRPr="000822D2">
        <w:t xml:space="preserve"> – Выбор схемы</w:t>
      </w:r>
    </w:p>
    <w:p w14:paraId="0AC79E71" w14:textId="65E00F9E" w:rsidR="00AE164B" w:rsidRPr="000822D2" w:rsidRDefault="00DA0EBF" w:rsidP="000822D2">
      <w:r>
        <w:tab/>
      </w:r>
      <w:r w:rsidR="00D661FE" w:rsidRPr="000822D2">
        <w:t>При попытке ввода неправильных символов в ячейки ввода параметров, выдает</w:t>
      </w:r>
      <w:r w:rsidR="00AE164B" w:rsidRPr="000822D2">
        <w:t>ся</w:t>
      </w:r>
      <w:r w:rsidR="00D661FE" w:rsidRPr="000822D2">
        <w:t xml:space="preserve"> </w:t>
      </w:r>
      <w:r w:rsidR="00AE164B" w:rsidRPr="000822D2">
        <w:t>ошибка</w:t>
      </w:r>
      <w:r w:rsidR="00D661FE" w:rsidRPr="000822D2">
        <w:t xml:space="preserve"> </w:t>
      </w:r>
      <w:r w:rsidR="00AE164B" w:rsidRPr="000822D2">
        <w:t>ввода</w:t>
      </w:r>
      <w:r w:rsidR="00D661FE" w:rsidRPr="000822D2">
        <w:t xml:space="preserve"> </w:t>
      </w:r>
      <w:r w:rsidR="00AE164B" w:rsidRPr="000822D2">
        <w:t xml:space="preserve">данных. Окно сообщения об </w:t>
      </w:r>
      <w:r>
        <w:t>ошибке представлено на рисунке 6</w:t>
      </w:r>
      <w:r w:rsidR="00AE164B" w:rsidRPr="000822D2">
        <w:t>.3.</w:t>
      </w:r>
    </w:p>
    <w:p w14:paraId="6F344001" w14:textId="77777777" w:rsidR="00AE164B" w:rsidRPr="000822D2" w:rsidRDefault="00D661FE" w:rsidP="00DA0EBF">
      <w:pPr>
        <w:jc w:val="center"/>
      </w:pPr>
      <w:r w:rsidRPr="000822D2">
        <w:rPr>
          <w:noProof/>
          <w:lang w:eastAsia="ru-RU"/>
        </w:rPr>
        <w:drawing>
          <wp:inline distT="0" distB="0" distL="0" distR="0" wp14:anchorId="70044982" wp14:editId="53A03C27">
            <wp:extent cx="4320000" cy="170155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701559"/>
                    </a:xfrm>
                    <a:prstGeom prst="rect">
                      <a:avLst/>
                    </a:prstGeom>
                  </pic:spPr>
                </pic:pic>
              </a:graphicData>
            </a:graphic>
          </wp:inline>
        </w:drawing>
      </w:r>
    </w:p>
    <w:p w14:paraId="10909F51" w14:textId="4482556D" w:rsidR="00AE164B"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3</w:t>
        </w:r>
      </w:fldSimple>
      <w:r w:rsidRPr="000822D2">
        <w:t xml:space="preserve"> – Сообщение об ошибке ввода</w:t>
      </w:r>
    </w:p>
    <w:p w14:paraId="616FA219" w14:textId="5326E0E7" w:rsidR="008B0C25" w:rsidRPr="000822D2" w:rsidRDefault="00DA0EBF" w:rsidP="000822D2">
      <w:r>
        <w:tab/>
      </w:r>
      <w:r w:rsidR="00AE164B" w:rsidRPr="000822D2">
        <w:t xml:space="preserve">Результат </w:t>
      </w:r>
      <w:r w:rsidR="008B0C25" w:rsidRPr="000822D2">
        <w:t>расчета комплексного сопротивления</w:t>
      </w:r>
      <w:r w:rsidR="00AE164B" w:rsidRPr="000822D2">
        <w:t xml:space="preserve"> при вводе коррек</w:t>
      </w:r>
      <w:r>
        <w:t>тных данных показан на рисунке 6</w:t>
      </w:r>
      <w:r w:rsidR="00AE164B" w:rsidRPr="000822D2">
        <w:t>.4.</w:t>
      </w:r>
    </w:p>
    <w:p w14:paraId="1049389E" w14:textId="2CF58157" w:rsidR="00AE164B" w:rsidRPr="000822D2" w:rsidRDefault="00AE164B" w:rsidP="00DA0EBF">
      <w:pPr>
        <w:jc w:val="center"/>
      </w:pPr>
      <w:r w:rsidRPr="000822D2">
        <w:rPr>
          <w:noProof/>
          <w:lang w:eastAsia="ru-RU"/>
        </w:rPr>
        <w:drawing>
          <wp:inline distT="0" distB="0" distL="0" distR="0" wp14:anchorId="425B6724" wp14:editId="68D827FB">
            <wp:extent cx="4133850" cy="2419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792"/>
                    <a:stretch/>
                  </pic:blipFill>
                  <pic:spPr bwMode="auto">
                    <a:xfrm>
                      <a:off x="0" y="0"/>
                      <a:ext cx="4134066" cy="2419476"/>
                    </a:xfrm>
                    <a:prstGeom prst="rect">
                      <a:avLst/>
                    </a:prstGeom>
                    <a:ln>
                      <a:noFill/>
                    </a:ln>
                    <a:extLst>
                      <a:ext uri="{53640926-AAD7-44D8-BBD7-CCE9431645EC}">
                        <a14:shadowObscured xmlns:a14="http://schemas.microsoft.com/office/drawing/2010/main"/>
                      </a:ext>
                    </a:extLst>
                  </pic:spPr>
                </pic:pic>
              </a:graphicData>
            </a:graphic>
          </wp:inline>
        </w:drawing>
      </w:r>
    </w:p>
    <w:p w14:paraId="52568988" w14:textId="370A0EC9" w:rsidR="008B0C25"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4</w:t>
        </w:r>
      </w:fldSimple>
      <w:r w:rsidRPr="000822D2">
        <w:t xml:space="preserve"> – Результат вычисления при корректно введенных данных</w:t>
      </w:r>
    </w:p>
    <w:p w14:paraId="0A319969" w14:textId="534BC7B5" w:rsidR="008B0C25" w:rsidRPr="000822D2" w:rsidRDefault="00DA0EBF" w:rsidP="000822D2">
      <w:r>
        <w:lastRenderedPageBreak/>
        <w:tab/>
      </w:r>
      <w:r w:rsidR="008B0C25" w:rsidRPr="000822D2">
        <w:t xml:space="preserve">Операция перехода в режим анализа частотных характеристик показана на рисунке </w:t>
      </w:r>
      <w:r>
        <w:t>6</w:t>
      </w:r>
      <w:r w:rsidR="008B0C25" w:rsidRPr="000822D2">
        <w:t>.5</w:t>
      </w:r>
    </w:p>
    <w:p w14:paraId="00A74E15" w14:textId="77777777" w:rsidR="00AE164B" w:rsidRPr="000822D2" w:rsidRDefault="00AE164B" w:rsidP="00DA0EBF">
      <w:pPr>
        <w:jc w:val="center"/>
      </w:pPr>
      <w:r w:rsidRPr="000822D2">
        <w:rPr>
          <w:noProof/>
          <w:lang w:eastAsia="ru-RU"/>
        </w:rPr>
        <w:drawing>
          <wp:inline distT="0" distB="0" distL="0" distR="0" wp14:anchorId="516FF201" wp14:editId="4C421F66">
            <wp:extent cx="4320000" cy="893077"/>
            <wp:effectExtent l="0" t="0" r="444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104" t="25733" r="38524" b="62369"/>
                    <a:stretch/>
                  </pic:blipFill>
                  <pic:spPr bwMode="auto">
                    <a:xfrm>
                      <a:off x="0" y="0"/>
                      <a:ext cx="4320000" cy="893077"/>
                    </a:xfrm>
                    <a:prstGeom prst="rect">
                      <a:avLst/>
                    </a:prstGeom>
                    <a:ln>
                      <a:noFill/>
                    </a:ln>
                    <a:extLst>
                      <a:ext uri="{53640926-AAD7-44D8-BBD7-CCE9431645EC}">
                        <a14:shadowObscured xmlns:a14="http://schemas.microsoft.com/office/drawing/2010/main"/>
                      </a:ext>
                    </a:extLst>
                  </pic:spPr>
                </pic:pic>
              </a:graphicData>
            </a:graphic>
          </wp:inline>
        </w:drawing>
      </w:r>
    </w:p>
    <w:p w14:paraId="440CE234" w14:textId="0A3DE29F" w:rsidR="00AE164B"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5</w:t>
        </w:r>
      </w:fldSimple>
      <w:r w:rsidRPr="000822D2">
        <w:t xml:space="preserve"> – Переход на анализ частотных характеристик</w:t>
      </w:r>
    </w:p>
    <w:p w14:paraId="651B51D4" w14:textId="30A322CC" w:rsidR="008B0C25" w:rsidRPr="000822D2" w:rsidRDefault="00DA0EBF" w:rsidP="000822D2">
      <w:r>
        <w:tab/>
        <w:t>На рисунке 6</w:t>
      </w:r>
      <w:r w:rsidR="008B0C25" w:rsidRPr="000822D2">
        <w:t xml:space="preserve">.6 представлен </w:t>
      </w:r>
      <w:r w:rsidR="005832FC" w:rsidRPr="000822D2">
        <w:t xml:space="preserve">результат </w:t>
      </w:r>
      <w:r w:rsidR="008B0C25" w:rsidRPr="000822D2">
        <w:t>анализ</w:t>
      </w:r>
      <w:r w:rsidR="005832FC" w:rsidRPr="000822D2">
        <w:t>а</w:t>
      </w:r>
      <w:r w:rsidR="008B0C25" w:rsidRPr="000822D2">
        <w:t xml:space="preserve"> в логарифмическом масштабе.</w:t>
      </w:r>
    </w:p>
    <w:p w14:paraId="4C6FE385" w14:textId="77777777" w:rsidR="00AE164B" w:rsidRPr="000822D2" w:rsidRDefault="00AE164B" w:rsidP="00DA0EBF">
      <w:pPr>
        <w:jc w:val="center"/>
      </w:pPr>
      <w:r w:rsidRPr="000822D2">
        <w:rPr>
          <w:noProof/>
          <w:lang w:eastAsia="ru-RU"/>
        </w:rPr>
        <w:drawing>
          <wp:inline distT="0" distB="0" distL="0" distR="0" wp14:anchorId="163195DA" wp14:editId="0E12B98A">
            <wp:extent cx="6120130" cy="2541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41905"/>
                    </a:xfrm>
                    <a:prstGeom prst="rect">
                      <a:avLst/>
                    </a:prstGeom>
                  </pic:spPr>
                </pic:pic>
              </a:graphicData>
            </a:graphic>
          </wp:inline>
        </w:drawing>
      </w:r>
    </w:p>
    <w:p w14:paraId="18803496" w14:textId="05EA93A7" w:rsidR="00120623"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6</w:t>
        </w:r>
      </w:fldSimple>
      <w:r w:rsidRPr="000822D2">
        <w:t xml:space="preserve"> – Результаты анализа частотных характеристик</w:t>
      </w:r>
      <w:r w:rsidR="008B0C25" w:rsidRPr="000822D2">
        <w:t xml:space="preserve"> в логарифмическом масштабе</w:t>
      </w:r>
    </w:p>
    <w:p w14:paraId="6A50A5B5" w14:textId="5F604634" w:rsidR="005832FC" w:rsidRPr="000822D2" w:rsidRDefault="00DA0EBF" w:rsidP="000822D2">
      <w:r>
        <w:tab/>
      </w:r>
      <w:r w:rsidR="005832FC" w:rsidRPr="000822D2">
        <w:t>На</w:t>
      </w:r>
      <w:r>
        <w:t xml:space="preserve"> рисунке 6</w:t>
      </w:r>
      <w:r w:rsidR="005832FC" w:rsidRPr="000822D2">
        <w:t>.7 представлен результат анализа в линейном масштабе.</w:t>
      </w:r>
    </w:p>
    <w:p w14:paraId="5E656FE2" w14:textId="1BFD952D" w:rsidR="008B0C25" w:rsidRPr="000822D2" w:rsidRDefault="008B0C25" w:rsidP="00DA0EBF">
      <w:pPr>
        <w:jc w:val="center"/>
      </w:pPr>
      <w:r w:rsidRPr="000822D2">
        <w:rPr>
          <w:noProof/>
          <w:lang w:eastAsia="ru-RU"/>
        </w:rPr>
        <w:drawing>
          <wp:inline distT="0" distB="0" distL="0" distR="0" wp14:anchorId="00A247C7" wp14:editId="265B59CD">
            <wp:extent cx="6120130" cy="2541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1905"/>
                    </a:xfrm>
                    <a:prstGeom prst="rect">
                      <a:avLst/>
                    </a:prstGeom>
                  </pic:spPr>
                </pic:pic>
              </a:graphicData>
            </a:graphic>
          </wp:inline>
        </w:drawing>
      </w:r>
    </w:p>
    <w:p w14:paraId="73B75E92" w14:textId="0B2DAFEB" w:rsidR="00AB5D94" w:rsidRPr="000822D2" w:rsidRDefault="008B0C25" w:rsidP="00DA0EBF">
      <w:pPr>
        <w:jc w:val="center"/>
      </w:pPr>
      <w:r w:rsidRPr="000822D2">
        <w:t xml:space="preserve">Рисунок </w:t>
      </w:r>
      <w:fldSimple w:instr=" STYLEREF 1 \s ">
        <w:r w:rsidR="00700A93">
          <w:rPr>
            <w:noProof/>
          </w:rPr>
          <w:t>6</w:t>
        </w:r>
      </w:fldSimple>
      <w:r w:rsidRPr="000822D2">
        <w:t>.</w:t>
      </w:r>
      <w:fldSimple w:instr=" SEQ Рисунок \* ARABIC \s 1 ">
        <w:r w:rsidR="00700A93">
          <w:rPr>
            <w:noProof/>
          </w:rPr>
          <w:t>7</w:t>
        </w:r>
      </w:fldSimple>
      <w:r w:rsidRPr="000822D2">
        <w:t xml:space="preserve"> – Результаты анализа частотных характеристик в линейном масштабе </w:t>
      </w:r>
      <w:r w:rsidR="00AB5D94" w:rsidRPr="000822D2">
        <w:br w:type="page"/>
      </w:r>
    </w:p>
    <w:p w14:paraId="51433AED" w14:textId="64A6F371" w:rsidR="005832FC" w:rsidRPr="000822D2" w:rsidRDefault="00AB5D94" w:rsidP="00DA0EBF">
      <w:pPr>
        <w:pStyle w:val="2"/>
      </w:pPr>
      <w:bookmarkStart w:id="40" w:name="_Toc484723189"/>
      <w:r w:rsidRPr="000822D2">
        <w:lastRenderedPageBreak/>
        <w:t>Модульные тесты</w:t>
      </w:r>
      <w:bookmarkEnd w:id="40"/>
    </w:p>
    <w:p w14:paraId="6C103DD8" w14:textId="7C250888" w:rsidR="005832FC" w:rsidRPr="000822D2" w:rsidRDefault="00DA0EBF" w:rsidP="000822D2">
      <w:r>
        <w:tab/>
      </w:r>
      <w:r w:rsidR="005832FC" w:rsidRPr="000822D2">
        <w:t>В приложении В приведены значения входных параметров при модульном тестировании в виде листинга части программы. Результаты модульн</w:t>
      </w:r>
      <w:r>
        <w:t>ых тестов приведены на рисунке 6</w:t>
      </w:r>
      <w:r w:rsidR="005832FC" w:rsidRPr="000822D2">
        <w:t>.8.</w:t>
      </w:r>
    </w:p>
    <w:p w14:paraId="691803F6" w14:textId="5C5C0546" w:rsidR="00120623" w:rsidRPr="000822D2" w:rsidRDefault="00AD07C9" w:rsidP="00DA0EBF">
      <w:pPr>
        <w:jc w:val="center"/>
      </w:pPr>
      <w:r w:rsidRPr="000822D2">
        <w:rPr>
          <w:noProof/>
          <w:lang w:eastAsia="ru-RU"/>
        </w:rPr>
        <w:drawing>
          <wp:inline distT="0" distB="0" distL="0" distR="0" wp14:anchorId="73174370" wp14:editId="79F4496F">
            <wp:extent cx="6120130" cy="1867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682"/>
                    <a:stretch/>
                  </pic:blipFill>
                  <pic:spPr bwMode="auto">
                    <a:xfrm>
                      <a:off x="0" y="0"/>
                      <a:ext cx="6120130" cy="1867535"/>
                    </a:xfrm>
                    <a:prstGeom prst="rect">
                      <a:avLst/>
                    </a:prstGeom>
                    <a:ln>
                      <a:noFill/>
                    </a:ln>
                    <a:extLst>
                      <a:ext uri="{53640926-AAD7-44D8-BBD7-CCE9431645EC}">
                        <a14:shadowObscured xmlns:a14="http://schemas.microsoft.com/office/drawing/2010/main"/>
                      </a:ext>
                    </a:extLst>
                  </pic:spPr>
                </pic:pic>
              </a:graphicData>
            </a:graphic>
          </wp:inline>
        </w:drawing>
      </w:r>
    </w:p>
    <w:p w14:paraId="1A3BDD67" w14:textId="6BB70389" w:rsidR="00AD07C9" w:rsidRPr="000822D2" w:rsidRDefault="00120623"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8</w:t>
        </w:r>
      </w:fldSimple>
      <w:r w:rsidRPr="000822D2">
        <w:t xml:space="preserve"> – Результат выполнения модульных тестов</w:t>
      </w:r>
    </w:p>
    <w:p w14:paraId="16C2D05E" w14:textId="6E4F4B30" w:rsidR="006165F2" w:rsidRPr="000822D2" w:rsidRDefault="006165F2" w:rsidP="000822D2">
      <w:r w:rsidRPr="000822D2">
        <w:br w:type="page"/>
      </w:r>
    </w:p>
    <w:p w14:paraId="70B8D960" w14:textId="0048E5D8" w:rsidR="00FD40FA" w:rsidRPr="000822D2" w:rsidRDefault="00FD40FA" w:rsidP="00DA0EBF">
      <w:pPr>
        <w:pStyle w:val="1"/>
      </w:pPr>
      <w:bookmarkStart w:id="41" w:name="_Toc484723190"/>
      <w:r w:rsidRPr="000822D2">
        <w:lastRenderedPageBreak/>
        <w:t>Заключение</w:t>
      </w:r>
      <w:bookmarkEnd w:id="41"/>
    </w:p>
    <w:p w14:paraId="30E78A7E" w14:textId="05725293" w:rsidR="005832FC" w:rsidRPr="000822D2" w:rsidRDefault="00DA0EBF" w:rsidP="000822D2">
      <w:r>
        <w:tab/>
      </w:r>
      <w:r w:rsidR="005832FC" w:rsidRPr="000822D2">
        <w:t xml:space="preserve">В ходе выполнения выпускной квалификационной работы </w:t>
      </w:r>
      <w:r w:rsidR="003F5B1D" w:rsidRPr="000822D2">
        <w:t>был проведен обзор СПО для симуляции аналоговых и цифровых схем. В результате исследования была выбрана библиотека, для дальнейшей разработки модуля. Далее были изучены функциональные возможности API Ngspice, а также рассмотрены варианты интеграции данной библиотеки к проекту C# .NET.</w:t>
      </w:r>
    </w:p>
    <w:p w14:paraId="23F75C17" w14:textId="3AC33B5F" w:rsidR="005766B9" w:rsidRPr="000822D2" w:rsidRDefault="00DA0EBF" w:rsidP="000822D2">
      <w:r>
        <w:tab/>
      </w:r>
      <w:r w:rsidR="003F5B1D" w:rsidRPr="000822D2">
        <w:t xml:space="preserve">В результате выполнения </w:t>
      </w:r>
      <w:r w:rsidR="005766B9" w:rsidRPr="000822D2">
        <w:t xml:space="preserve">выпускной квалификационной работы </w:t>
      </w:r>
      <w:r w:rsidR="003F5B1D" w:rsidRPr="000822D2">
        <w:t xml:space="preserve">был разработан модуль для расчета параметров электронных схем. </w:t>
      </w:r>
      <w:r w:rsidR="005766B9">
        <w:t>Схема может состоять из про</w:t>
      </w:r>
      <w:r w:rsidR="005766B9">
        <w:rPr>
          <w:lang w:val="en-US"/>
        </w:rPr>
        <w:t>c</w:t>
      </w:r>
      <w:r w:rsidR="005766B9">
        <w:t xml:space="preserve">тых </w:t>
      </w:r>
      <w:r w:rsidR="005766B9">
        <w:rPr>
          <w:lang w:val="en-US"/>
        </w:rPr>
        <w:t>RLC</w:t>
      </w:r>
      <w:r w:rsidR="005766B9">
        <w:t xml:space="preserve"> элементов. В главной форме рассчитывается общее комплексное сопротивление заданной цепи. В форме для анализа частотных характеристик выводится график зависимости напряжения на узлах от частоты входного сигнала.</w:t>
      </w:r>
    </w:p>
    <w:p w14:paraId="0647862B" w14:textId="669BBCF9" w:rsidR="003F5B1D" w:rsidRPr="000822D2" w:rsidRDefault="00DA0EBF" w:rsidP="000822D2">
      <w:r>
        <w:tab/>
      </w:r>
      <w:r w:rsidR="003F5B1D" w:rsidRPr="000822D2">
        <w:t xml:space="preserve">Перспективным расширением данного модуля является </w:t>
      </w:r>
      <w:r w:rsidR="007811F6" w:rsidRPr="000822D2">
        <w:t>увеличение вариантов анализа</w:t>
      </w:r>
      <w:r w:rsidR="003F5B1D" w:rsidRPr="000822D2">
        <w:t xml:space="preserve"> и рассчитываемых параметров</w:t>
      </w:r>
      <w:r w:rsidR="007811F6" w:rsidRPr="000822D2">
        <w:t>.</w:t>
      </w:r>
    </w:p>
    <w:p w14:paraId="7ECE12A0" w14:textId="65CAD202" w:rsidR="00FD40FA" w:rsidRPr="000822D2" w:rsidRDefault="00FD40FA" w:rsidP="000822D2">
      <w:r w:rsidRPr="000822D2">
        <w:br w:type="page"/>
      </w:r>
    </w:p>
    <w:p w14:paraId="5CE5FA9F" w14:textId="54577E67" w:rsidR="00DD2843" w:rsidRPr="000822D2" w:rsidRDefault="00DD2843" w:rsidP="00DA0EBF">
      <w:pPr>
        <w:pStyle w:val="1"/>
        <w:numPr>
          <w:ilvl w:val="0"/>
          <w:numId w:val="0"/>
        </w:numPr>
      </w:pPr>
      <w:bookmarkStart w:id="42" w:name="_Toc484723191"/>
      <w:r w:rsidRPr="000822D2">
        <w:lastRenderedPageBreak/>
        <w:t>Список использованных источников</w:t>
      </w:r>
      <w:bookmarkEnd w:id="42"/>
    </w:p>
    <w:p w14:paraId="3441B08F" w14:textId="77777777" w:rsidR="00074CAD" w:rsidRPr="000822D2" w:rsidRDefault="00074CAD" w:rsidP="00DB06C2">
      <w:pPr>
        <w:pStyle w:val="a5"/>
        <w:numPr>
          <w:ilvl w:val="0"/>
          <w:numId w:val="20"/>
        </w:numPr>
        <w:ind w:left="0" w:firstLine="709"/>
      </w:pPr>
      <w:bookmarkStart w:id="43" w:name="_Ref481606380"/>
      <w:bookmarkStart w:id="44" w:name="_Ref481605845"/>
      <w:r w:rsidRPr="000822D2">
        <w:t xml:space="preserve">Норенков И. П. Основы автоматизированного проектирования: учеб. для вузов / И. П. Норенков. – 4-е изд., перераб. и доп. – </w:t>
      </w:r>
      <w:proofErr w:type="gramStart"/>
      <w:r w:rsidRPr="000822D2">
        <w:t>М. :</w:t>
      </w:r>
      <w:proofErr w:type="gramEnd"/>
      <w:r w:rsidRPr="000822D2">
        <w:t xml:space="preserve"> Изд-во МГТУ им Н. Э. Баумана, 2009. – 430 с.</w:t>
      </w:r>
      <w:bookmarkEnd w:id="43"/>
    </w:p>
    <w:p w14:paraId="571F317E" w14:textId="3577D16B" w:rsidR="00074CAD" w:rsidRPr="000822D2" w:rsidRDefault="00074CAD" w:rsidP="00DB06C2">
      <w:pPr>
        <w:pStyle w:val="a5"/>
        <w:numPr>
          <w:ilvl w:val="0"/>
          <w:numId w:val="20"/>
        </w:numPr>
        <w:ind w:left="0" w:firstLine="709"/>
      </w:pPr>
      <w:bookmarkStart w:id="45" w:name="_Ref481607335"/>
      <w:r w:rsidRPr="000822D2">
        <w:t xml:space="preserve">Трифоненко И. М., Горячев Н. В., Кочегаров И. И., Юрков Н. К. Обзор систем сквозного проектирования печатных плат радиоэлектронных средств [Электронный ресурс] // КиберЛенинка. – 2012. – URL: </w:t>
      </w:r>
      <w:hyperlink r:id="rId24" w:history="1">
        <w:r w:rsidRPr="000822D2">
          <w:rPr>
            <w:rStyle w:val="ae"/>
          </w:rPr>
          <w:t>http://cyberleninka.ru/article/n/obzor-sistem-skvoznogo-proektirovaniya-pechatnyh-plat-radioelektronnyh-sredstv</w:t>
        </w:r>
      </w:hyperlink>
      <w:r w:rsidRPr="000822D2">
        <w:t xml:space="preserve"> (дата обращения 03.05.17)</w:t>
      </w:r>
      <w:bookmarkEnd w:id="45"/>
      <w:r w:rsidR="0038195C">
        <w:t>.</w:t>
      </w:r>
    </w:p>
    <w:p w14:paraId="62BA9CEB" w14:textId="2BD2E2DC" w:rsidR="00074CAD" w:rsidRPr="000822D2" w:rsidRDefault="00074CAD" w:rsidP="00DB06C2">
      <w:pPr>
        <w:pStyle w:val="a5"/>
        <w:numPr>
          <w:ilvl w:val="0"/>
          <w:numId w:val="20"/>
        </w:numPr>
        <w:ind w:left="0" w:firstLine="709"/>
      </w:pPr>
      <w:bookmarkStart w:id="46" w:name="_Ref481607343"/>
      <w:r w:rsidRPr="000822D2">
        <w:t xml:space="preserve">Сальникова Н. А., Астафурова О. А. Методы моделирования в системах автоматизированного проектирования СВЧ-устройств [Электронный ресурс] // КиберЛенинка. – 2014. – URL: </w:t>
      </w:r>
      <w:hyperlink r:id="rId25" w:history="1">
        <w:r w:rsidRPr="000822D2">
          <w:rPr>
            <w:rStyle w:val="ae"/>
          </w:rPr>
          <w:t>http://cyberleninka.ru/article/n/metody-modelirovaniya-v-sistemah-avtomatizirovannogo-proektirovaniya-svch-ustroystv</w:t>
        </w:r>
      </w:hyperlink>
      <w:r w:rsidRPr="000822D2">
        <w:t xml:space="preserve"> (дата обращения 03.05.17)</w:t>
      </w:r>
      <w:r w:rsidR="0038195C">
        <w:t>.</w:t>
      </w:r>
    </w:p>
    <w:p w14:paraId="2C22BDA9" w14:textId="78017409" w:rsidR="00074CAD" w:rsidRPr="00F41BE5" w:rsidRDefault="00074CAD" w:rsidP="00DB06C2">
      <w:pPr>
        <w:pStyle w:val="a5"/>
        <w:numPr>
          <w:ilvl w:val="0"/>
          <w:numId w:val="20"/>
        </w:numPr>
        <w:ind w:left="0" w:firstLine="709"/>
        <w:rPr>
          <w:lang w:val="en-US"/>
        </w:rPr>
      </w:pPr>
      <w:bookmarkStart w:id="47" w:name="_Ref481606438"/>
      <w:bookmarkEnd w:id="46"/>
      <w:r w:rsidRPr="00F41BE5">
        <w:rPr>
          <w:lang w:val="en-US"/>
        </w:rPr>
        <w:t>Leon O. Chua, Pen</w:t>
      </w:r>
      <w:r w:rsidR="00636E6C">
        <w:rPr>
          <w:lang w:val="en-US"/>
        </w:rPr>
        <w:t>g</w:t>
      </w:r>
      <w:r w:rsidRPr="00F41BE5">
        <w:rPr>
          <w:lang w:val="en-US"/>
        </w:rPr>
        <w:t xml:space="preserve">-Min Lin. Computer-aided analysis of electronic circuits / </w:t>
      </w:r>
      <w:r w:rsidRPr="000822D2">
        <w:t>Перевод</w:t>
      </w:r>
      <w:r w:rsidRPr="00F41BE5">
        <w:rPr>
          <w:lang w:val="en-US"/>
        </w:rPr>
        <w:t xml:space="preserve"> </w:t>
      </w:r>
      <w:r w:rsidRPr="000822D2">
        <w:t>с</w:t>
      </w:r>
      <w:r w:rsidRPr="00F41BE5">
        <w:rPr>
          <w:lang w:val="en-US"/>
        </w:rPr>
        <w:t xml:space="preserve"> </w:t>
      </w:r>
      <w:r w:rsidRPr="000822D2">
        <w:t>английского</w:t>
      </w:r>
      <w:r w:rsidRPr="00F41BE5">
        <w:rPr>
          <w:lang w:val="en-US"/>
        </w:rPr>
        <w:t xml:space="preserve"> </w:t>
      </w:r>
      <w:r w:rsidRPr="000822D2">
        <w:t>Е</w:t>
      </w:r>
      <w:r w:rsidRPr="00F41BE5">
        <w:rPr>
          <w:lang w:val="en-US"/>
        </w:rPr>
        <w:t>.</w:t>
      </w:r>
      <w:r w:rsidRPr="000822D2">
        <w:t>В</w:t>
      </w:r>
      <w:r w:rsidRPr="00F41BE5">
        <w:rPr>
          <w:lang w:val="en-US"/>
        </w:rPr>
        <w:t xml:space="preserve"> </w:t>
      </w:r>
      <w:r w:rsidRPr="000822D2">
        <w:t>Виленкина</w:t>
      </w:r>
      <w:r w:rsidRPr="00F41BE5">
        <w:rPr>
          <w:lang w:val="en-US"/>
        </w:rPr>
        <w:t xml:space="preserve">, </w:t>
      </w:r>
      <w:r w:rsidRPr="000822D2">
        <w:t>В</w:t>
      </w:r>
      <w:r w:rsidRPr="00F41BE5">
        <w:rPr>
          <w:lang w:val="en-US"/>
        </w:rPr>
        <w:t>.</w:t>
      </w:r>
      <w:r w:rsidRPr="000822D2">
        <w:t>Н</w:t>
      </w:r>
      <w:r w:rsidRPr="00F41BE5">
        <w:rPr>
          <w:lang w:val="en-US"/>
        </w:rPr>
        <w:t xml:space="preserve">, </w:t>
      </w:r>
      <w:r w:rsidRPr="000822D2">
        <w:t>Елисеева</w:t>
      </w:r>
      <w:r w:rsidRPr="00F41BE5">
        <w:rPr>
          <w:lang w:val="en-US"/>
        </w:rPr>
        <w:t xml:space="preserve"> </w:t>
      </w:r>
      <w:r w:rsidRPr="000822D2">
        <w:t>и</w:t>
      </w:r>
      <w:r w:rsidRPr="00F41BE5">
        <w:rPr>
          <w:lang w:val="en-US"/>
        </w:rPr>
        <w:t xml:space="preserve"> </w:t>
      </w:r>
      <w:r w:rsidRPr="000822D2">
        <w:t>др</w:t>
      </w:r>
      <w:r w:rsidRPr="00F41BE5">
        <w:rPr>
          <w:lang w:val="en-US"/>
        </w:rPr>
        <w:t xml:space="preserve">. – </w:t>
      </w:r>
      <w:r w:rsidRPr="000822D2">
        <w:t>М</w:t>
      </w:r>
      <w:r w:rsidRPr="00F41BE5">
        <w:rPr>
          <w:lang w:val="en-US"/>
        </w:rPr>
        <w:t>.: «</w:t>
      </w:r>
      <w:r w:rsidRPr="000822D2">
        <w:t>Энергия</w:t>
      </w:r>
      <w:r w:rsidRPr="00F41BE5">
        <w:rPr>
          <w:lang w:val="en-US"/>
        </w:rPr>
        <w:t>», 1980.</w:t>
      </w:r>
      <w:bookmarkEnd w:id="44"/>
      <w:bookmarkEnd w:id="47"/>
      <w:r w:rsidR="0038195C">
        <w:rPr>
          <w:lang w:val="en-US"/>
        </w:rPr>
        <w:t xml:space="preserve"> – 640 </w:t>
      </w:r>
      <w:r w:rsidR="0038195C">
        <w:t>с</w:t>
      </w:r>
      <w:r w:rsidR="0038195C" w:rsidRPr="0038195C">
        <w:rPr>
          <w:lang w:val="en-US"/>
        </w:rPr>
        <w:t xml:space="preserve">., </w:t>
      </w:r>
      <w:r w:rsidR="0038195C">
        <w:t>ил</w:t>
      </w:r>
      <w:r w:rsidR="0038195C" w:rsidRPr="0038195C">
        <w:rPr>
          <w:lang w:val="en-US"/>
        </w:rPr>
        <w:t>.</w:t>
      </w:r>
    </w:p>
    <w:p w14:paraId="4BD2D183" w14:textId="228DB96E" w:rsidR="00074CAD" w:rsidRPr="000822D2" w:rsidRDefault="00074CAD" w:rsidP="00DB06C2">
      <w:pPr>
        <w:pStyle w:val="a5"/>
        <w:numPr>
          <w:ilvl w:val="0"/>
          <w:numId w:val="20"/>
        </w:numPr>
        <w:ind w:left="0" w:firstLine="709"/>
      </w:pPr>
      <w:bookmarkStart w:id="48" w:name="_Ref481605864"/>
      <w:r w:rsidRPr="000822D2">
        <w:t>Атабеков Г. И. Теоретические основы электротехники. Линейные электрические цепи: учебное пособие / Г.И. Атабеков. – Спб.: Издательство «Лань», 2009. – 592 с.</w:t>
      </w:r>
      <w:bookmarkEnd w:id="48"/>
    </w:p>
    <w:p w14:paraId="71BC759D" w14:textId="666FFC18" w:rsidR="00074CAD" w:rsidRPr="000822D2" w:rsidRDefault="00074CAD" w:rsidP="00DB06C2">
      <w:pPr>
        <w:pStyle w:val="a5"/>
        <w:numPr>
          <w:ilvl w:val="0"/>
          <w:numId w:val="20"/>
        </w:numPr>
        <w:ind w:left="0" w:firstLine="709"/>
      </w:pPr>
      <w:bookmarkStart w:id="49" w:name="_Ref481605882"/>
      <w:r w:rsidRPr="000822D2">
        <w:t xml:space="preserve">Решение ТОЭ ОТЦ ТЛЭЦ Электротехника [Электронный ресурс]. – URL: </w:t>
      </w:r>
      <w:hyperlink r:id="rId26" w:history="1">
        <w:r w:rsidRPr="000822D2">
          <w:rPr>
            <w:rStyle w:val="ae"/>
          </w:rPr>
          <w:t>http://rgr-toe.ru</w:t>
        </w:r>
      </w:hyperlink>
      <w:r w:rsidRPr="000822D2">
        <w:t xml:space="preserve"> (дата обращения 23.04.17)</w:t>
      </w:r>
      <w:bookmarkEnd w:id="49"/>
      <w:r w:rsidR="0038195C">
        <w:t>.</w:t>
      </w:r>
    </w:p>
    <w:p w14:paraId="65F8FEDF" w14:textId="36101C78" w:rsidR="00074CAD" w:rsidRPr="00DB06C2" w:rsidRDefault="00074CAD" w:rsidP="00DB06C2">
      <w:pPr>
        <w:pStyle w:val="a5"/>
        <w:numPr>
          <w:ilvl w:val="0"/>
          <w:numId w:val="20"/>
        </w:numPr>
        <w:ind w:left="0" w:firstLine="709"/>
        <w:rPr>
          <w:lang w:val="en-US"/>
        </w:rPr>
      </w:pPr>
      <w:bookmarkStart w:id="50" w:name="_Ref481605913"/>
      <w:r w:rsidRPr="00F41BE5">
        <w:rPr>
          <w:lang w:val="en-US"/>
        </w:rPr>
        <w:t xml:space="preserve">Getting Started Guide. Chapter 4. </w:t>
      </w:r>
      <w:r w:rsidRPr="00DB06C2">
        <w:rPr>
          <w:lang w:val="en-US"/>
        </w:rPr>
        <w:t>MWO: Using the Linear Simulator [</w:t>
      </w:r>
      <w:r w:rsidRPr="000822D2">
        <w:t>Электронный</w:t>
      </w:r>
      <w:r w:rsidRPr="00DB06C2">
        <w:rPr>
          <w:lang w:val="en-US"/>
        </w:rPr>
        <w:t xml:space="preserve"> </w:t>
      </w:r>
      <w:r w:rsidRPr="000822D2">
        <w:t>ресурс</w:t>
      </w:r>
      <w:r w:rsidRPr="00DB06C2">
        <w:rPr>
          <w:lang w:val="en-US"/>
        </w:rPr>
        <w:t xml:space="preserve">]. – URL: </w:t>
      </w:r>
      <w:hyperlink r:id="rId27" w:history="1">
        <w:r w:rsidRPr="00DB06C2">
          <w:rPr>
            <w:rStyle w:val="ae"/>
            <w:lang w:val="en-US"/>
          </w:rPr>
          <w:t>awrcorp.com/download/faq/english/docs/Getting_Started/ch04.html</w:t>
        </w:r>
      </w:hyperlink>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50"/>
      <w:r w:rsidR="0038195C" w:rsidRPr="0038195C">
        <w:rPr>
          <w:lang w:val="en-US"/>
        </w:rPr>
        <w:t>.</w:t>
      </w:r>
    </w:p>
    <w:p w14:paraId="1C568E26" w14:textId="6AF883CF" w:rsidR="00074CAD" w:rsidRPr="00DB06C2" w:rsidRDefault="00074CAD" w:rsidP="00DB06C2">
      <w:pPr>
        <w:pStyle w:val="a5"/>
        <w:numPr>
          <w:ilvl w:val="0"/>
          <w:numId w:val="20"/>
        </w:numPr>
        <w:ind w:left="0" w:firstLine="709"/>
        <w:rPr>
          <w:lang w:val="en-US"/>
        </w:rPr>
      </w:pPr>
      <w:bookmarkStart w:id="51" w:name="_Ref481605923"/>
      <w:r w:rsidRPr="00DB06C2">
        <w:rPr>
          <w:lang w:val="en-US"/>
        </w:rPr>
        <w:t>Circuit Simulation [</w:t>
      </w:r>
      <w:r w:rsidRPr="000822D2">
        <w:t>Электронный</w:t>
      </w:r>
      <w:r w:rsidRPr="00DB06C2">
        <w:rPr>
          <w:lang w:val="en-US"/>
        </w:rPr>
        <w:t xml:space="preserve"> </w:t>
      </w:r>
      <w:r w:rsidRPr="000822D2">
        <w:t>ресурс</w:t>
      </w:r>
      <w:r w:rsidRPr="00DB06C2">
        <w:rPr>
          <w:lang w:val="en-US"/>
        </w:rPr>
        <w:t xml:space="preserve">]. – URL: </w:t>
      </w:r>
      <w:hyperlink r:id="rId28" w:history="1">
        <w:r w:rsidRPr="00DB06C2">
          <w:rPr>
            <w:rStyle w:val="ae"/>
            <w:lang w:val="en-US"/>
          </w:rPr>
          <w:t>literature.cdn.keysight.com/litweb/pdf/ads2003c/cktsim/index.html</w:t>
        </w:r>
      </w:hyperlink>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51"/>
      <w:r w:rsidR="0038195C" w:rsidRPr="0038195C">
        <w:rPr>
          <w:lang w:val="en-US"/>
        </w:rPr>
        <w:t>.</w:t>
      </w:r>
    </w:p>
    <w:p w14:paraId="3F98192D" w14:textId="47BC7441" w:rsidR="00074CAD" w:rsidRPr="000822D2" w:rsidRDefault="00074CAD" w:rsidP="00DB06C2">
      <w:pPr>
        <w:pStyle w:val="a5"/>
        <w:numPr>
          <w:ilvl w:val="0"/>
          <w:numId w:val="20"/>
        </w:numPr>
        <w:ind w:left="0" w:firstLine="709"/>
      </w:pPr>
      <w:bookmarkStart w:id="52" w:name="_Ref481605931"/>
      <w:r w:rsidRPr="000822D2">
        <w:lastRenderedPageBreak/>
        <w:t>Черкашин М.В. Модели и методы анализа проектных решений: учеб. пособие / М.В. Черкашин. – Томск: Томск. гос. ун-т систем упр. и радиоэлектроники, 2012. – 296 с.</w:t>
      </w:r>
      <w:bookmarkEnd w:id="52"/>
    </w:p>
    <w:p w14:paraId="490AB73A" w14:textId="3FE267AC" w:rsidR="00074CAD" w:rsidRPr="000822D2" w:rsidRDefault="00074CAD" w:rsidP="00DB06C2">
      <w:pPr>
        <w:pStyle w:val="a5"/>
        <w:numPr>
          <w:ilvl w:val="0"/>
          <w:numId w:val="20"/>
        </w:numPr>
        <w:ind w:left="0" w:firstLine="709"/>
      </w:pPr>
      <w:bookmarkStart w:id="53" w:name="_Ref481605950"/>
      <w:r w:rsidRPr="000822D2">
        <w:t>SPICE (симулятор электронных схем)</w:t>
      </w:r>
      <w:r w:rsidR="00BA4502" w:rsidRPr="000822D2">
        <w:t xml:space="preserve"> – Википедия </w:t>
      </w:r>
      <w:r w:rsidRPr="000822D2">
        <w:t xml:space="preserve">[Электронный ресурс]. – URL: </w:t>
      </w:r>
      <w:hyperlink r:id="rId29" w:history="1">
        <w:r w:rsidRPr="000822D2">
          <w:rPr>
            <w:rStyle w:val="ae"/>
          </w:rPr>
          <w:t>https://en.wikipedia.org/wiki/SPICE</w:t>
        </w:r>
      </w:hyperlink>
      <w:r w:rsidRPr="000822D2">
        <w:t xml:space="preserve"> (дата обращения 27.04.17)</w:t>
      </w:r>
      <w:bookmarkEnd w:id="53"/>
      <w:r w:rsidR="0038195C">
        <w:t>.</w:t>
      </w:r>
    </w:p>
    <w:p w14:paraId="3B240AC8" w14:textId="23D997B8" w:rsidR="00074CAD" w:rsidRPr="000822D2" w:rsidRDefault="00074CAD" w:rsidP="00DB06C2">
      <w:pPr>
        <w:pStyle w:val="a5"/>
        <w:numPr>
          <w:ilvl w:val="0"/>
          <w:numId w:val="20"/>
        </w:numPr>
        <w:ind w:left="0" w:firstLine="709"/>
      </w:pPr>
      <w:bookmarkStart w:id="54" w:name="_Ref481605962"/>
      <w:r w:rsidRPr="000822D2">
        <w:t xml:space="preserve">Сайт ПАЯЛЬНИК [Электронный ресурс]. – URL: </w:t>
      </w:r>
      <w:hyperlink r:id="rId30" w:history="1">
        <w:r w:rsidRPr="000822D2">
          <w:rPr>
            <w:rStyle w:val="ae"/>
          </w:rPr>
          <w:t>http://cxem.net/</w:t>
        </w:r>
      </w:hyperlink>
      <w:r w:rsidRPr="000822D2">
        <w:t xml:space="preserve"> (дата обращения 27.04.17)</w:t>
      </w:r>
      <w:bookmarkEnd w:id="54"/>
      <w:r w:rsidR="0038195C">
        <w:t>.</w:t>
      </w:r>
    </w:p>
    <w:p w14:paraId="70BE64E8" w14:textId="78C927B9" w:rsidR="00074CAD" w:rsidRPr="000822D2" w:rsidRDefault="00074CAD" w:rsidP="00DB06C2">
      <w:pPr>
        <w:pStyle w:val="a5"/>
        <w:numPr>
          <w:ilvl w:val="0"/>
          <w:numId w:val="20"/>
        </w:numPr>
        <w:ind w:left="0" w:firstLine="709"/>
      </w:pPr>
      <w:bookmarkStart w:id="55" w:name="_Ref481605971"/>
      <w:r w:rsidRPr="000822D2">
        <w:t xml:space="preserve">Ngspice – Википедия [Электронный ресурс]. – URL: </w:t>
      </w:r>
      <w:hyperlink r:id="rId31" w:history="1">
        <w:r w:rsidRPr="000822D2">
          <w:rPr>
            <w:rStyle w:val="ae"/>
          </w:rPr>
          <w:t>https://ru.wikipedia.org/wiki/Ngspice</w:t>
        </w:r>
      </w:hyperlink>
      <w:r w:rsidRPr="000822D2">
        <w:t xml:space="preserve"> (дата обращения 27.04.17)</w:t>
      </w:r>
      <w:bookmarkEnd w:id="55"/>
      <w:r w:rsidR="0038195C">
        <w:t>.</w:t>
      </w:r>
    </w:p>
    <w:p w14:paraId="533218B5" w14:textId="48FCF595" w:rsidR="00074CAD" w:rsidRPr="000822D2" w:rsidRDefault="00074CAD" w:rsidP="00DB06C2">
      <w:pPr>
        <w:pStyle w:val="a5"/>
        <w:numPr>
          <w:ilvl w:val="0"/>
          <w:numId w:val="20"/>
        </w:numPr>
        <w:ind w:left="0" w:firstLine="709"/>
      </w:pPr>
      <w:bookmarkStart w:id="56" w:name="_Ref481681077"/>
      <w:r w:rsidRPr="000822D2">
        <w:t xml:space="preserve">Qucs – Википедия [Электронный ресурс]. – URL: </w:t>
      </w:r>
      <w:hyperlink r:id="rId32" w:history="1">
        <w:r w:rsidRPr="000822D2">
          <w:rPr>
            <w:rStyle w:val="ae"/>
          </w:rPr>
          <w:t>https://ru.wikipedia.org/wiki/Qucs</w:t>
        </w:r>
      </w:hyperlink>
      <w:r w:rsidRPr="000822D2">
        <w:t xml:space="preserve"> (дата обращения 04.05.17)</w:t>
      </w:r>
      <w:bookmarkEnd w:id="56"/>
      <w:r w:rsidR="0038195C">
        <w:t>.</w:t>
      </w:r>
    </w:p>
    <w:p w14:paraId="43EABE7B" w14:textId="63D609B2" w:rsidR="00074CAD" w:rsidRPr="000822D2" w:rsidRDefault="00074CAD" w:rsidP="00DB06C2">
      <w:pPr>
        <w:pStyle w:val="a5"/>
        <w:numPr>
          <w:ilvl w:val="0"/>
          <w:numId w:val="20"/>
        </w:numPr>
        <w:ind w:left="0" w:firstLine="709"/>
      </w:pPr>
      <w:bookmarkStart w:id="57" w:name="_Ref481681328"/>
      <w:r w:rsidRPr="000822D2">
        <w:t xml:space="preserve">HSPICE [Электронный ресурс]. – URL: </w:t>
      </w:r>
      <w:hyperlink r:id="rId33" w:history="1">
        <w:r w:rsidRPr="000822D2">
          <w:rPr>
            <w:rStyle w:val="ae"/>
          </w:rPr>
          <w:t>http://dic.academic.ru/dic.nsf/ruwiki/1700378</w:t>
        </w:r>
      </w:hyperlink>
      <w:r w:rsidRPr="000822D2">
        <w:t xml:space="preserve"> (дата обращения 04.05.17)</w:t>
      </w:r>
      <w:bookmarkEnd w:id="57"/>
      <w:r w:rsidR="0038195C">
        <w:t>.</w:t>
      </w:r>
    </w:p>
    <w:p w14:paraId="65C49E3C" w14:textId="7ED81AF6" w:rsidR="005730F8" w:rsidRPr="000822D2" w:rsidRDefault="005730F8" w:rsidP="00DB06C2">
      <w:pPr>
        <w:pStyle w:val="a5"/>
        <w:numPr>
          <w:ilvl w:val="0"/>
          <w:numId w:val="20"/>
        </w:numPr>
        <w:ind w:left="0" w:firstLine="709"/>
      </w:pPr>
      <w:bookmarkStart w:id="58" w:name="_Ref484723763"/>
      <w:r w:rsidRPr="000822D2">
        <w:t xml:space="preserve">Интеграция Native кода в C# проект [Электронный ресурс]. – URL: </w:t>
      </w:r>
      <w:hyperlink r:id="rId34" w:history="1">
        <w:r w:rsidRPr="000822D2">
          <w:rPr>
            <w:rStyle w:val="ae"/>
          </w:rPr>
          <w:t>http://itw66.ru/blog/c_sharp/499.html</w:t>
        </w:r>
      </w:hyperlink>
      <w:r w:rsidRPr="000822D2">
        <w:t xml:space="preserve"> (дата обращения 30.05.2017)</w:t>
      </w:r>
      <w:bookmarkEnd w:id="58"/>
      <w:r w:rsidR="0038195C">
        <w:t>.</w:t>
      </w:r>
    </w:p>
    <w:p w14:paraId="78DA67F5" w14:textId="2F17EA89" w:rsidR="005730F8" w:rsidRPr="000822D2" w:rsidRDefault="0038195C" w:rsidP="00DB06C2">
      <w:pPr>
        <w:pStyle w:val="a5"/>
        <w:numPr>
          <w:ilvl w:val="0"/>
          <w:numId w:val="20"/>
        </w:numPr>
        <w:ind w:left="0" w:firstLine="709"/>
      </w:pPr>
      <w:r>
        <w:t xml:space="preserve">Управляемый код – Википедия </w:t>
      </w:r>
      <w:r w:rsidRPr="0038195C">
        <w:t>[</w:t>
      </w:r>
      <w:r w:rsidR="00BA4502">
        <w:t>Электронный ресурс</w:t>
      </w:r>
      <w:r w:rsidRPr="0038195C">
        <w:t>]</w:t>
      </w:r>
      <w:r w:rsidR="00BA4502">
        <w:t xml:space="preserve">. – </w:t>
      </w:r>
      <w:r w:rsidR="00BA4502">
        <w:rPr>
          <w:lang w:val="en-US"/>
        </w:rPr>
        <w:t>URL</w:t>
      </w:r>
      <w:r w:rsidR="00BA4502" w:rsidRPr="00BA4502">
        <w:t xml:space="preserve">: </w:t>
      </w:r>
      <w:hyperlink r:id="rId35" w:history="1">
        <w:bookmarkStart w:id="59" w:name="_Ref484723787"/>
        <w:r w:rsidR="0053654B" w:rsidRPr="000822D2">
          <w:rPr>
            <w:rStyle w:val="ae"/>
          </w:rPr>
          <w:t>https://ru.wikipedia.org/wiki/Управляемый_код</w:t>
        </w:r>
        <w:bookmarkEnd w:id="59"/>
      </w:hyperlink>
      <w:r w:rsidR="00BA4502" w:rsidRPr="00BA4502">
        <w:t xml:space="preserve"> (</w:t>
      </w:r>
      <w:r w:rsidR="00BA4502" w:rsidRPr="000822D2">
        <w:t>дата обращения 30.05.2017)</w:t>
      </w:r>
      <w:r w:rsidR="00BA4502">
        <w:t>.</w:t>
      </w:r>
    </w:p>
    <w:p w14:paraId="7C0700F2" w14:textId="6A8CEC00" w:rsidR="0053654B" w:rsidRPr="000822D2" w:rsidRDefault="0053654B" w:rsidP="00DB06C2">
      <w:pPr>
        <w:pStyle w:val="a5"/>
        <w:numPr>
          <w:ilvl w:val="0"/>
          <w:numId w:val="20"/>
        </w:numPr>
        <w:ind w:left="0" w:firstLine="709"/>
      </w:pPr>
      <w:bookmarkStart w:id="60" w:name="_Ref484723798"/>
      <w:r w:rsidRPr="000822D2">
        <w:t xml:space="preserve">С++/CLI – «клейкий» язык – Хабрахабр [Электронный ресурс]. – URL: </w:t>
      </w:r>
      <w:hyperlink r:id="rId36" w:history="1">
        <w:r w:rsidRPr="000822D2">
          <w:rPr>
            <w:rStyle w:val="ae"/>
          </w:rPr>
          <w:t>https://habrahabr.ru/post/47732/</w:t>
        </w:r>
      </w:hyperlink>
      <w:r w:rsidRPr="000822D2">
        <w:t xml:space="preserve"> (дата обращения 30.05.2017).</w:t>
      </w:r>
      <w:bookmarkEnd w:id="60"/>
    </w:p>
    <w:p w14:paraId="1009670A" w14:textId="3B46BBD5" w:rsidR="0053654B" w:rsidRPr="000822D2" w:rsidRDefault="0053654B" w:rsidP="00DB06C2">
      <w:pPr>
        <w:pStyle w:val="a5"/>
        <w:numPr>
          <w:ilvl w:val="0"/>
          <w:numId w:val="20"/>
        </w:numPr>
        <w:ind w:left="0" w:firstLine="709"/>
      </w:pPr>
      <w:bookmarkStart w:id="61" w:name="_Ref484723825"/>
      <w:r w:rsidRPr="000822D2">
        <w:t xml:space="preserve">NET-обёртки нативных библиотек на С++/CLI – Хабрахабр [Электронный ресурс]. – URL: </w:t>
      </w:r>
      <w:hyperlink r:id="rId37" w:history="1">
        <w:r w:rsidRPr="000822D2">
          <w:rPr>
            <w:rStyle w:val="ae"/>
          </w:rPr>
          <w:t>https://habrahabr.ru/post/318224/</w:t>
        </w:r>
      </w:hyperlink>
      <w:r w:rsidRPr="000822D2">
        <w:t xml:space="preserve"> (дата обращения 30.05.2017).</w:t>
      </w:r>
      <w:bookmarkEnd w:id="61"/>
    </w:p>
    <w:p w14:paraId="6632E131" w14:textId="23A0A037" w:rsidR="0053654B" w:rsidRPr="000822D2" w:rsidRDefault="0053654B" w:rsidP="00DB06C2">
      <w:pPr>
        <w:pStyle w:val="a5"/>
        <w:numPr>
          <w:ilvl w:val="0"/>
          <w:numId w:val="20"/>
        </w:numPr>
        <w:ind w:left="0" w:firstLine="709"/>
      </w:pPr>
      <w:bookmarkStart w:id="62" w:name="_Ref484723844"/>
      <w:r w:rsidRPr="000822D2">
        <w:t xml:space="preserve">Оптимизация приложений .NET – P/Invoke [Электронный ресурс]. – URL: </w:t>
      </w:r>
      <w:hyperlink r:id="rId38" w:history="1">
        <w:r w:rsidRPr="000822D2">
          <w:rPr>
            <w:rStyle w:val="ae"/>
          </w:rPr>
          <w:t>https://professorweb.ru/my/csharp/optimization/level6/6_2.php</w:t>
        </w:r>
      </w:hyperlink>
      <w:r w:rsidRPr="000822D2">
        <w:t xml:space="preserve"> (дата обращения 30.05.2017).</w:t>
      </w:r>
      <w:bookmarkEnd w:id="62"/>
    </w:p>
    <w:p w14:paraId="63CCB0A6" w14:textId="642F1C8B" w:rsidR="0053654B" w:rsidRPr="000822D2" w:rsidRDefault="0053654B" w:rsidP="00DB06C2">
      <w:pPr>
        <w:pStyle w:val="a5"/>
        <w:numPr>
          <w:ilvl w:val="0"/>
          <w:numId w:val="20"/>
        </w:numPr>
        <w:ind w:left="0" w:firstLine="709"/>
      </w:pPr>
      <w:bookmarkStart w:id="63" w:name="_Ref484723851"/>
      <w:r w:rsidRPr="000822D2">
        <w:annotationRef/>
      </w:r>
      <w:r w:rsidRPr="000822D2">
        <w:t xml:space="preserve">Microsoft Developer Network (MSDN) [Электронный ресурс]. – URL: </w:t>
      </w:r>
      <w:hyperlink r:id="rId39" w:history="1">
        <w:r w:rsidRPr="000822D2">
          <w:rPr>
            <w:rStyle w:val="ae"/>
          </w:rPr>
          <w:t>https://msdn.microsoft.com/ru-ru/library/26thfadc.aspx</w:t>
        </w:r>
      </w:hyperlink>
      <w:r w:rsidRPr="000822D2">
        <w:t xml:space="preserve"> (дата обращения 30.05.2017).</w:t>
      </w:r>
      <w:bookmarkEnd w:id="63"/>
    </w:p>
    <w:p w14:paraId="7DCC94A7" w14:textId="3EDC98E9" w:rsidR="00DD2843" w:rsidRPr="000822D2" w:rsidRDefault="0053654B" w:rsidP="00F65729">
      <w:pPr>
        <w:pStyle w:val="a5"/>
        <w:numPr>
          <w:ilvl w:val="0"/>
          <w:numId w:val="20"/>
        </w:numPr>
        <w:ind w:left="0" w:firstLine="709"/>
      </w:pPr>
      <w:bookmarkStart w:id="64" w:name="_Ref484723868"/>
      <w:r w:rsidRPr="000822D2">
        <w:t xml:space="preserve">UML. [Электронный ресурс]. — Режим доступа: </w:t>
      </w:r>
      <w:hyperlink r:id="rId40" w:history="1">
        <w:r w:rsidRPr="000822D2">
          <w:rPr>
            <w:rStyle w:val="ae"/>
          </w:rPr>
          <w:t>http://www.uml.org/</w:t>
        </w:r>
      </w:hyperlink>
      <w:r w:rsidR="00636E6C">
        <w:t xml:space="preserve"> </w:t>
      </w:r>
      <w:r w:rsidRPr="000822D2">
        <w:t>(дата обращения 27.12.2016).</w:t>
      </w:r>
      <w:bookmarkEnd w:id="64"/>
      <w:r w:rsidR="00DD2843" w:rsidRPr="000822D2">
        <w:br w:type="page"/>
      </w:r>
    </w:p>
    <w:p w14:paraId="0E1A1FC0" w14:textId="1DFF7C13" w:rsidR="00074CAD" w:rsidRPr="000822D2" w:rsidRDefault="00074CAD" w:rsidP="00DA0EBF">
      <w:pPr>
        <w:pStyle w:val="1"/>
        <w:numPr>
          <w:ilvl w:val="0"/>
          <w:numId w:val="0"/>
        </w:numPr>
      </w:pPr>
      <w:bookmarkStart w:id="65" w:name="_Toc481710700"/>
      <w:bookmarkStart w:id="66" w:name="_Toc484723192"/>
      <w:r w:rsidRPr="000822D2">
        <w:lastRenderedPageBreak/>
        <w:t>Приложение А</w:t>
      </w:r>
      <w:bookmarkEnd w:id="65"/>
      <w:bookmarkEnd w:id="66"/>
    </w:p>
    <w:p w14:paraId="1B40BB7B" w14:textId="77777777" w:rsidR="00074CAD" w:rsidRPr="000822D2" w:rsidRDefault="00074CAD" w:rsidP="00DA0EBF">
      <w:pPr>
        <w:jc w:val="center"/>
      </w:pPr>
      <w:r w:rsidRPr="000822D2">
        <w:t>(справочное)</w:t>
      </w:r>
    </w:p>
    <w:p w14:paraId="1D65100A" w14:textId="77777777" w:rsidR="00074CAD" w:rsidRPr="00DA0EBF" w:rsidRDefault="00074CAD" w:rsidP="00DA0EBF">
      <w:pPr>
        <w:jc w:val="center"/>
        <w:rPr>
          <w:b/>
        </w:rPr>
      </w:pPr>
      <w:r w:rsidRPr="00DA0EBF">
        <w:rPr>
          <w:b/>
        </w:rPr>
        <w:t>Описание типов лицензий</w:t>
      </w:r>
    </w:p>
    <w:p w14:paraId="49250582" w14:textId="0CEA5666" w:rsidR="00074CAD" w:rsidRPr="00F41BE5" w:rsidRDefault="00DA0EBF" w:rsidP="000822D2">
      <w:pPr>
        <w:rPr>
          <w:lang w:val="en-US"/>
        </w:rPr>
      </w:pPr>
      <w:r>
        <w:tab/>
      </w:r>
      <w:r w:rsidR="00074CAD" w:rsidRPr="000822D2">
        <w:t xml:space="preserve">Лицензия BSD (англ. BSD license, Berkeley Software Distribution license – Программная лицензия университета Беркли) – это лицензионное соглашение, впервые применённое для распространения UNIX-подобных операционных систем BSD. Права на исходный дистрибутив BSD официально принадлежат «попечителям университета Калифорнии» (англ. </w:t>
      </w:r>
      <w:r w:rsidR="00074CAD" w:rsidRPr="00F41BE5">
        <w:rPr>
          <w:lang w:val="en-US"/>
        </w:rPr>
        <w:t xml:space="preserve">Regents of the University of California) – </w:t>
      </w:r>
      <w:r w:rsidR="00074CAD" w:rsidRPr="000822D2">
        <w:t>управляющему</w:t>
      </w:r>
      <w:r w:rsidR="00074CAD" w:rsidRPr="00F41BE5">
        <w:rPr>
          <w:lang w:val="en-US"/>
        </w:rPr>
        <w:t xml:space="preserve"> </w:t>
      </w:r>
      <w:r w:rsidR="00074CAD" w:rsidRPr="000822D2">
        <w:t>органу</w:t>
      </w:r>
      <w:r w:rsidR="00074CAD" w:rsidRPr="00F41BE5">
        <w:rPr>
          <w:lang w:val="en-US"/>
        </w:rPr>
        <w:t xml:space="preserve"> </w:t>
      </w:r>
      <w:r w:rsidR="00074CAD" w:rsidRPr="000822D2">
        <w:t>университета</w:t>
      </w:r>
      <w:r w:rsidR="00074CAD" w:rsidRPr="00F41BE5">
        <w:rPr>
          <w:lang w:val="en-US"/>
        </w:rPr>
        <w:t xml:space="preserve"> </w:t>
      </w:r>
      <w:r w:rsidR="00074CAD" w:rsidRPr="000822D2">
        <w:t>Калифорнии</w:t>
      </w:r>
      <w:r w:rsidR="00074CAD" w:rsidRPr="00F41BE5">
        <w:rPr>
          <w:lang w:val="en-US"/>
        </w:rPr>
        <w:t>.</w:t>
      </w:r>
    </w:p>
    <w:p w14:paraId="2C5116B5" w14:textId="77777777" w:rsidR="00074CAD" w:rsidRPr="000822D2" w:rsidRDefault="00074CAD" w:rsidP="000822D2">
      <w:r w:rsidRPr="000822D2">
        <w:t>По сравнению с другими распространёнными лицензиями на свободное программное обеспечение (например, GNU General Public License) лицензия BSD налагает меньше ограничений на пользователя. 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Можно применять к распространяемому продукту одновременно лицензию BSD и какую-то другую.</w:t>
      </w:r>
    </w:p>
    <w:p w14:paraId="3DE0E65C" w14:textId="77777777" w:rsidR="00074CAD" w:rsidRPr="000822D2" w:rsidRDefault="00074CAD" w:rsidP="00A86122">
      <w:pPr>
        <w:ind w:firstLine="709"/>
      </w:pPr>
      <w:r w:rsidRPr="000822D2">
        <w:t>Бесплатное программное обеспечение (англ. freeware) – программное обеспечение, лицензионное соглашение которого не требует каких-либо выплат правообладателю. Бесплатное программное обеспечение обычно распространяется в бинарном виде, без исходных кодов и является проприетарным программным обеспечением.</w:t>
      </w:r>
    </w:p>
    <w:p w14:paraId="77F231A2" w14:textId="77777777" w:rsidR="00074CAD" w:rsidRPr="000822D2" w:rsidRDefault="00074CAD" w:rsidP="00A86122">
      <w:pPr>
        <w:ind w:firstLine="709"/>
      </w:pPr>
      <w:r w:rsidRPr="000822D2">
        <w:t xml:space="preserve">GNU General Public 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Цель GNU GPL – предоставить пользователю права копировать, модифицировать и распространять (в том числе на коммерческой основе) программы, а также гарантировать, что и пользователи всех производных программ получат </w:t>
      </w:r>
      <w:r w:rsidRPr="000822D2">
        <w:lastRenderedPageBreak/>
        <w:t>вышеперечисленные права. GNU GPL не позволяет включать программу в проприетарное ПО.</w:t>
      </w:r>
    </w:p>
    <w:p w14:paraId="2167085E" w14:textId="77777777" w:rsidR="00074CAD" w:rsidRPr="000822D2" w:rsidRDefault="00074CAD" w:rsidP="000822D2">
      <w:r w:rsidRPr="000822D2">
        <w:t>GPL предоставляет получателям компьютерных программ следующие права, или «свободы»:</w:t>
      </w:r>
    </w:p>
    <w:p w14:paraId="08B8C303" w14:textId="77777777" w:rsidR="00074CAD" w:rsidRPr="000822D2" w:rsidRDefault="00074CAD" w:rsidP="000822D2">
      <w:r w:rsidRPr="000822D2">
        <w:t>-</w:t>
      </w:r>
      <w:r w:rsidRPr="000822D2">
        <w:tab/>
        <w:t>свободу запуска программы с любой целью;</w:t>
      </w:r>
    </w:p>
    <w:p w14:paraId="331DFACB" w14:textId="77777777" w:rsidR="00074CAD" w:rsidRPr="000822D2" w:rsidRDefault="00074CAD" w:rsidP="000822D2">
      <w:r w:rsidRPr="000822D2">
        <w:t>-</w:t>
      </w:r>
      <w:r w:rsidRPr="000822D2">
        <w:tab/>
        <w:t>свободу изучения того, как программа работает, и её модификации (предварительным условием для этого является доступ к исходному коду);</w:t>
      </w:r>
    </w:p>
    <w:p w14:paraId="202B1A23" w14:textId="77777777" w:rsidR="00074CAD" w:rsidRPr="000822D2" w:rsidRDefault="00074CAD" w:rsidP="000822D2">
      <w:r w:rsidRPr="000822D2">
        <w:t>-</w:t>
      </w:r>
      <w:r w:rsidRPr="000822D2">
        <w:tab/>
        <w:t>свободу распространения копий как исходного, так и исполняемого кода;</w:t>
      </w:r>
    </w:p>
    <w:p w14:paraId="309662C5" w14:textId="77777777" w:rsidR="00074CAD" w:rsidRPr="000822D2" w:rsidRDefault="00074CAD" w:rsidP="000822D2">
      <w:r w:rsidRPr="000822D2">
        <w:t>-</w:t>
      </w:r>
      <w:r w:rsidRPr="000822D2">
        <w:tab/>
        <w:t>свободу улучшения программы, и выпуска улучшений в публичный доступ (предварительным условием для этого является доступ к исходному коду).</w:t>
      </w:r>
    </w:p>
    <w:p w14:paraId="2C6FC447" w14:textId="03609D68" w:rsidR="005A2132" w:rsidRPr="000822D2" w:rsidRDefault="00074CAD" w:rsidP="000822D2">
      <w:r w:rsidRPr="000822D2">
        <w:t>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w:t>
      </w:r>
    </w:p>
    <w:p w14:paraId="2C834B71" w14:textId="77777777" w:rsidR="005A2132" w:rsidRPr="000822D2" w:rsidRDefault="005A2132" w:rsidP="000822D2">
      <w:r w:rsidRPr="000822D2">
        <w:br w:type="page"/>
      </w:r>
    </w:p>
    <w:p w14:paraId="40CF3413" w14:textId="7456AA5B" w:rsidR="005A2132" w:rsidRPr="000822D2" w:rsidRDefault="005A2132" w:rsidP="006A4F7B">
      <w:pPr>
        <w:pStyle w:val="1"/>
        <w:numPr>
          <w:ilvl w:val="0"/>
          <w:numId w:val="0"/>
        </w:numPr>
      </w:pPr>
      <w:bookmarkStart w:id="67" w:name="_Toc484723193"/>
      <w:r w:rsidRPr="000822D2">
        <w:lastRenderedPageBreak/>
        <w:t>Приложение Б</w:t>
      </w:r>
      <w:bookmarkEnd w:id="67"/>
    </w:p>
    <w:p w14:paraId="680D8C2D" w14:textId="77777777" w:rsidR="005A2132" w:rsidRPr="000822D2" w:rsidRDefault="005A2132" w:rsidP="006A4F7B">
      <w:pPr>
        <w:jc w:val="center"/>
      </w:pPr>
      <w:r w:rsidRPr="000822D2">
        <w:t>(справочное)</w:t>
      </w:r>
    </w:p>
    <w:p w14:paraId="408CC05D" w14:textId="77777777" w:rsidR="005A2132" w:rsidRPr="006A4F7B" w:rsidRDefault="005A2132" w:rsidP="006A4F7B">
      <w:pPr>
        <w:jc w:val="center"/>
        <w:rPr>
          <w:b/>
        </w:rPr>
      </w:pPr>
      <w:r w:rsidRPr="006A4F7B">
        <w:rPr>
          <w:b/>
        </w:rPr>
        <w:t>Листинг заголовочного файла sharedspice.h</w:t>
      </w:r>
    </w:p>
    <w:p w14:paraId="72BC7A7C" w14:textId="77777777" w:rsidR="005A2132" w:rsidRPr="000822D2" w:rsidRDefault="005A2132" w:rsidP="006A4F7B">
      <w:pPr>
        <w:pStyle w:val="af8"/>
      </w:pPr>
      <w:r w:rsidRPr="000822D2">
        <w:t>/* header file for shared ngspice */</w:t>
      </w:r>
    </w:p>
    <w:p w14:paraId="43B3EAEC" w14:textId="77777777" w:rsidR="005A2132" w:rsidRPr="000822D2" w:rsidRDefault="005A2132" w:rsidP="006A4F7B">
      <w:pPr>
        <w:pStyle w:val="af8"/>
      </w:pPr>
      <w:r w:rsidRPr="000822D2">
        <w:t>/* Copyright 2013 Holger Vogt */</w:t>
      </w:r>
    </w:p>
    <w:p w14:paraId="68482D95" w14:textId="77777777" w:rsidR="005A2132" w:rsidRPr="000822D2" w:rsidRDefault="005A2132" w:rsidP="006A4F7B">
      <w:pPr>
        <w:pStyle w:val="af8"/>
      </w:pPr>
      <w:r w:rsidRPr="000822D2">
        <w:t>/* Modified BSD license */</w:t>
      </w:r>
    </w:p>
    <w:p w14:paraId="3409A2C4" w14:textId="77777777" w:rsidR="005A2132" w:rsidRPr="000822D2" w:rsidRDefault="005A2132" w:rsidP="006A4F7B">
      <w:pPr>
        <w:pStyle w:val="af8"/>
      </w:pPr>
    </w:p>
    <w:p w14:paraId="70B619C8" w14:textId="77777777" w:rsidR="005A2132" w:rsidRPr="000822D2" w:rsidRDefault="005A2132" w:rsidP="006A4F7B">
      <w:pPr>
        <w:pStyle w:val="af8"/>
      </w:pPr>
      <w:r w:rsidRPr="000822D2">
        <w:t>/*</w:t>
      </w:r>
    </w:p>
    <w:p w14:paraId="15081308" w14:textId="77777777" w:rsidR="005A2132" w:rsidRPr="000822D2" w:rsidRDefault="005A2132" w:rsidP="006A4F7B">
      <w:pPr>
        <w:pStyle w:val="af8"/>
      </w:pPr>
      <w:r w:rsidRPr="000822D2">
        <w:t>Interface between a calling program (caller) and ngspice.dll (ngspice.so)</w:t>
      </w:r>
    </w:p>
    <w:p w14:paraId="71CED9AB" w14:textId="77777777" w:rsidR="005A2132" w:rsidRPr="000822D2" w:rsidRDefault="005A2132" w:rsidP="006A4F7B">
      <w:pPr>
        <w:pStyle w:val="af8"/>
      </w:pPr>
    </w:p>
    <w:p w14:paraId="27816511" w14:textId="77777777" w:rsidR="005A2132" w:rsidRPr="000822D2" w:rsidRDefault="005A2132" w:rsidP="006A4F7B">
      <w:pPr>
        <w:pStyle w:val="af8"/>
      </w:pPr>
      <w:r w:rsidRPr="000822D2">
        <w:t>#ifndef NGSPICE_DLL_H</w:t>
      </w:r>
    </w:p>
    <w:p w14:paraId="2A0EFF0A" w14:textId="77777777" w:rsidR="005A2132" w:rsidRPr="000822D2" w:rsidRDefault="005A2132" w:rsidP="006A4F7B">
      <w:pPr>
        <w:pStyle w:val="af8"/>
      </w:pPr>
      <w:r w:rsidRPr="000822D2">
        <w:t>#define NGSPICE_DLL_H</w:t>
      </w:r>
    </w:p>
    <w:p w14:paraId="1C5AEF83" w14:textId="77777777" w:rsidR="005A2132" w:rsidRPr="000822D2" w:rsidRDefault="005A2132" w:rsidP="006A4F7B">
      <w:pPr>
        <w:pStyle w:val="af8"/>
      </w:pPr>
    </w:p>
    <w:p w14:paraId="67A33600" w14:textId="77777777" w:rsidR="005A2132" w:rsidRPr="000822D2" w:rsidRDefault="005A2132" w:rsidP="006A4F7B">
      <w:pPr>
        <w:pStyle w:val="af8"/>
      </w:pPr>
      <w:r w:rsidRPr="000822D2">
        <w:t>#ifdef __cplusplus</w:t>
      </w:r>
    </w:p>
    <w:p w14:paraId="7B5B8DCA" w14:textId="77777777" w:rsidR="005A2132" w:rsidRPr="000822D2" w:rsidRDefault="005A2132" w:rsidP="006A4F7B">
      <w:pPr>
        <w:pStyle w:val="af8"/>
      </w:pPr>
      <w:r w:rsidRPr="000822D2">
        <w:t>extern "C" {</w:t>
      </w:r>
    </w:p>
    <w:p w14:paraId="025B7EE4" w14:textId="77777777" w:rsidR="005A2132" w:rsidRPr="000822D2" w:rsidRDefault="005A2132" w:rsidP="006A4F7B">
      <w:pPr>
        <w:pStyle w:val="af8"/>
      </w:pPr>
      <w:r w:rsidRPr="000822D2">
        <w:t>#endif</w:t>
      </w:r>
    </w:p>
    <w:p w14:paraId="0B1F91BA" w14:textId="77777777" w:rsidR="005A2132" w:rsidRPr="000822D2" w:rsidRDefault="005A2132" w:rsidP="006A4F7B">
      <w:pPr>
        <w:pStyle w:val="af8"/>
      </w:pPr>
    </w:p>
    <w:p w14:paraId="55263615" w14:textId="77777777" w:rsidR="005A2132" w:rsidRPr="000822D2" w:rsidRDefault="005A2132" w:rsidP="006A4F7B">
      <w:pPr>
        <w:pStyle w:val="af8"/>
      </w:pPr>
      <w:r w:rsidRPr="000822D2">
        <w:t>#if defined(__MINGW32__) || defined(_MSC_VER) || defined(__CYGWIN__)</w:t>
      </w:r>
    </w:p>
    <w:p w14:paraId="35F5A63A" w14:textId="77777777" w:rsidR="005A2132" w:rsidRPr="000822D2" w:rsidRDefault="005A2132" w:rsidP="006A4F7B">
      <w:pPr>
        <w:pStyle w:val="af8"/>
      </w:pPr>
      <w:r w:rsidRPr="000822D2">
        <w:t xml:space="preserve">  #ifdef SHARED_MODULE</w:t>
      </w:r>
    </w:p>
    <w:p w14:paraId="2BF6CB20" w14:textId="77777777" w:rsidR="005A2132" w:rsidRPr="000822D2" w:rsidRDefault="005A2132" w:rsidP="006A4F7B">
      <w:pPr>
        <w:pStyle w:val="af8"/>
      </w:pPr>
      <w:r w:rsidRPr="000822D2">
        <w:t xml:space="preserve">    #define IMPEXP __declspec(dllexport)</w:t>
      </w:r>
    </w:p>
    <w:p w14:paraId="35DB4C1D" w14:textId="77777777" w:rsidR="005A2132" w:rsidRPr="000822D2" w:rsidRDefault="005A2132" w:rsidP="006A4F7B">
      <w:pPr>
        <w:pStyle w:val="af8"/>
      </w:pPr>
      <w:r w:rsidRPr="000822D2">
        <w:t xml:space="preserve">  #else</w:t>
      </w:r>
    </w:p>
    <w:p w14:paraId="3903C4EF" w14:textId="77777777" w:rsidR="005A2132" w:rsidRPr="000822D2" w:rsidRDefault="005A2132" w:rsidP="006A4F7B">
      <w:pPr>
        <w:pStyle w:val="af8"/>
      </w:pPr>
      <w:r w:rsidRPr="000822D2">
        <w:t xml:space="preserve">    #define IMPEXP __declspec(dllimport)</w:t>
      </w:r>
    </w:p>
    <w:p w14:paraId="60A6DAD7" w14:textId="77777777" w:rsidR="005A2132" w:rsidRPr="000822D2" w:rsidRDefault="005A2132" w:rsidP="006A4F7B">
      <w:pPr>
        <w:pStyle w:val="af8"/>
      </w:pPr>
      <w:r w:rsidRPr="000822D2">
        <w:t xml:space="preserve">  #endif</w:t>
      </w:r>
    </w:p>
    <w:p w14:paraId="7C265806" w14:textId="77777777" w:rsidR="005A2132" w:rsidRPr="000822D2" w:rsidRDefault="005A2132" w:rsidP="006A4F7B">
      <w:pPr>
        <w:pStyle w:val="af8"/>
      </w:pPr>
      <w:r w:rsidRPr="000822D2">
        <w:t>#else</w:t>
      </w:r>
    </w:p>
    <w:p w14:paraId="660BC9ED" w14:textId="77777777" w:rsidR="005A2132" w:rsidRPr="000822D2" w:rsidRDefault="005A2132" w:rsidP="006A4F7B">
      <w:pPr>
        <w:pStyle w:val="af8"/>
      </w:pPr>
      <w:r w:rsidRPr="000822D2">
        <w:t xml:space="preserve">  /* use with gcc flag -fvisibility=hidden */</w:t>
      </w:r>
    </w:p>
    <w:p w14:paraId="6D4E6ABA" w14:textId="77777777" w:rsidR="005A2132" w:rsidRPr="000822D2" w:rsidRDefault="005A2132" w:rsidP="006A4F7B">
      <w:pPr>
        <w:pStyle w:val="af8"/>
      </w:pPr>
      <w:r w:rsidRPr="000822D2">
        <w:t xml:space="preserve">  #if __GNUC__ &gt;= 4</w:t>
      </w:r>
    </w:p>
    <w:p w14:paraId="74615568" w14:textId="77777777" w:rsidR="005A2132" w:rsidRPr="000822D2" w:rsidRDefault="005A2132" w:rsidP="006A4F7B">
      <w:pPr>
        <w:pStyle w:val="af8"/>
      </w:pPr>
      <w:r w:rsidRPr="000822D2">
        <w:t xml:space="preserve">    #define IMPEXP __attribute__ ((visibility ("default")))</w:t>
      </w:r>
    </w:p>
    <w:p w14:paraId="55167017" w14:textId="77777777" w:rsidR="005A2132" w:rsidRPr="000822D2" w:rsidRDefault="005A2132" w:rsidP="006A4F7B">
      <w:pPr>
        <w:pStyle w:val="af8"/>
      </w:pPr>
      <w:r w:rsidRPr="000822D2">
        <w:t xml:space="preserve">    #define </w:t>
      </w:r>
      <w:proofErr w:type="gramStart"/>
      <w:r w:rsidRPr="000822D2">
        <w:t>IMPEXPLOCAL  _</w:t>
      </w:r>
      <w:proofErr w:type="gramEnd"/>
      <w:r w:rsidRPr="000822D2">
        <w:t>_attribute__ ((visibility ("hidden")))</w:t>
      </w:r>
    </w:p>
    <w:p w14:paraId="58D6FF31" w14:textId="77777777" w:rsidR="005A2132" w:rsidRPr="000822D2" w:rsidRDefault="005A2132" w:rsidP="006A4F7B">
      <w:pPr>
        <w:pStyle w:val="af8"/>
      </w:pPr>
      <w:r w:rsidRPr="000822D2">
        <w:t xml:space="preserve">  #else</w:t>
      </w:r>
    </w:p>
    <w:p w14:paraId="4B08D6AA" w14:textId="77777777" w:rsidR="005A2132" w:rsidRPr="000822D2" w:rsidRDefault="005A2132" w:rsidP="006A4F7B">
      <w:pPr>
        <w:pStyle w:val="af8"/>
      </w:pPr>
      <w:r w:rsidRPr="000822D2">
        <w:t xml:space="preserve">    #define IMPEXP</w:t>
      </w:r>
    </w:p>
    <w:p w14:paraId="2D2005C2" w14:textId="77777777" w:rsidR="005A2132" w:rsidRPr="000822D2" w:rsidRDefault="005A2132" w:rsidP="006A4F7B">
      <w:pPr>
        <w:pStyle w:val="af8"/>
      </w:pPr>
      <w:r w:rsidRPr="000822D2">
        <w:t xml:space="preserve">    #define IMPEXP_LOCAL</w:t>
      </w:r>
    </w:p>
    <w:p w14:paraId="4089C0B0" w14:textId="77777777" w:rsidR="005A2132" w:rsidRPr="000822D2" w:rsidRDefault="005A2132" w:rsidP="006A4F7B">
      <w:pPr>
        <w:pStyle w:val="af8"/>
      </w:pPr>
      <w:r w:rsidRPr="000822D2">
        <w:t xml:space="preserve">  #endif</w:t>
      </w:r>
    </w:p>
    <w:p w14:paraId="7FB1F846" w14:textId="77777777" w:rsidR="005A2132" w:rsidRPr="000822D2" w:rsidRDefault="005A2132" w:rsidP="006A4F7B">
      <w:pPr>
        <w:pStyle w:val="af8"/>
      </w:pPr>
      <w:r w:rsidRPr="000822D2">
        <w:t>#endif</w:t>
      </w:r>
    </w:p>
    <w:p w14:paraId="698E9B8D" w14:textId="77777777" w:rsidR="005A2132" w:rsidRPr="000822D2" w:rsidRDefault="005A2132" w:rsidP="006A4F7B">
      <w:pPr>
        <w:pStyle w:val="af8"/>
      </w:pPr>
    </w:p>
    <w:p w14:paraId="1EF24F75" w14:textId="77777777" w:rsidR="005A2132" w:rsidRPr="000822D2" w:rsidRDefault="005A2132" w:rsidP="006A4F7B">
      <w:pPr>
        <w:pStyle w:val="af8"/>
      </w:pPr>
      <w:r w:rsidRPr="000822D2">
        <w:t>/* required only if header is used by the caller,</w:t>
      </w:r>
    </w:p>
    <w:p w14:paraId="50DF102C" w14:textId="77777777" w:rsidR="005A2132" w:rsidRPr="000822D2" w:rsidRDefault="005A2132" w:rsidP="006A4F7B">
      <w:pPr>
        <w:pStyle w:val="af8"/>
      </w:pPr>
      <w:r w:rsidRPr="000822D2">
        <w:t xml:space="preserve">   is already defined in ngspice.dll */</w:t>
      </w:r>
    </w:p>
    <w:p w14:paraId="187C4B91" w14:textId="77777777" w:rsidR="005A2132" w:rsidRPr="000822D2" w:rsidRDefault="005A2132" w:rsidP="006A4F7B">
      <w:pPr>
        <w:pStyle w:val="af8"/>
      </w:pPr>
      <w:r w:rsidRPr="000822D2">
        <w:t>#ifndef ngspice_NGSPICE_H</w:t>
      </w:r>
    </w:p>
    <w:p w14:paraId="736BBC82" w14:textId="77777777" w:rsidR="005A2132" w:rsidRPr="000822D2" w:rsidRDefault="005A2132" w:rsidP="006A4F7B">
      <w:pPr>
        <w:pStyle w:val="af8"/>
      </w:pPr>
      <w:r w:rsidRPr="000822D2">
        <w:t>/* Complex numbers. */</w:t>
      </w:r>
    </w:p>
    <w:p w14:paraId="072BC855" w14:textId="77777777" w:rsidR="005A2132" w:rsidRPr="000822D2" w:rsidRDefault="005A2132" w:rsidP="006A4F7B">
      <w:pPr>
        <w:pStyle w:val="af8"/>
      </w:pPr>
      <w:r w:rsidRPr="000822D2">
        <w:t>struct ngcomplex {</w:t>
      </w:r>
    </w:p>
    <w:p w14:paraId="35B11728" w14:textId="77777777" w:rsidR="005A2132" w:rsidRPr="000822D2" w:rsidRDefault="005A2132" w:rsidP="006A4F7B">
      <w:pPr>
        <w:pStyle w:val="af8"/>
      </w:pPr>
      <w:r w:rsidRPr="000822D2">
        <w:t xml:space="preserve">    double cx_real;</w:t>
      </w:r>
    </w:p>
    <w:p w14:paraId="65D22ECC" w14:textId="77777777" w:rsidR="005A2132" w:rsidRPr="000822D2" w:rsidRDefault="005A2132" w:rsidP="006A4F7B">
      <w:pPr>
        <w:pStyle w:val="af8"/>
      </w:pPr>
      <w:r w:rsidRPr="000822D2">
        <w:t xml:space="preserve">    double cx_imag;</w:t>
      </w:r>
    </w:p>
    <w:p w14:paraId="4B5A3D12" w14:textId="77777777" w:rsidR="005A2132" w:rsidRPr="000822D2" w:rsidRDefault="005A2132" w:rsidP="006A4F7B">
      <w:pPr>
        <w:pStyle w:val="af8"/>
      </w:pPr>
      <w:r w:rsidRPr="000822D2">
        <w:t>} ;</w:t>
      </w:r>
    </w:p>
    <w:p w14:paraId="5FE5CA22" w14:textId="77777777" w:rsidR="005A2132" w:rsidRPr="000822D2" w:rsidRDefault="005A2132" w:rsidP="006A4F7B">
      <w:pPr>
        <w:pStyle w:val="af8"/>
      </w:pPr>
    </w:p>
    <w:p w14:paraId="0D885817" w14:textId="77777777" w:rsidR="005A2132" w:rsidRPr="000822D2" w:rsidRDefault="005A2132" w:rsidP="006A4F7B">
      <w:pPr>
        <w:pStyle w:val="af8"/>
      </w:pPr>
      <w:r w:rsidRPr="000822D2">
        <w:t>typedef struct ngcomplex ngcomplex_t;</w:t>
      </w:r>
    </w:p>
    <w:p w14:paraId="42A826BF" w14:textId="77777777" w:rsidR="005A2132" w:rsidRPr="000822D2" w:rsidRDefault="005A2132" w:rsidP="006A4F7B">
      <w:pPr>
        <w:pStyle w:val="af8"/>
      </w:pPr>
      <w:r w:rsidRPr="000822D2">
        <w:t>#endif</w:t>
      </w:r>
    </w:p>
    <w:p w14:paraId="47E356A9" w14:textId="77777777" w:rsidR="005A2132" w:rsidRPr="000822D2" w:rsidRDefault="005A2132" w:rsidP="006A4F7B">
      <w:pPr>
        <w:pStyle w:val="af8"/>
      </w:pPr>
    </w:p>
    <w:p w14:paraId="77807319" w14:textId="77777777" w:rsidR="005A2132" w:rsidRPr="000822D2" w:rsidRDefault="005A2132" w:rsidP="006A4F7B">
      <w:pPr>
        <w:pStyle w:val="af8"/>
      </w:pPr>
      <w:r w:rsidRPr="000822D2">
        <w:t>/* vector info obtained from any vector in ngspice.dll.</w:t>
      </w:r>
    </w:p>
    <w:p w14:paraId="15CC80E4" w14:textId="77777777" w:rsidR="005A2132" w:rsidRPr="000822D2" w:rsidRDefault="005A2132" w:rsidP="006A4F7B">
      <w:pPr>
        <w:pStyle w:val="af8"/>
      </w:pPr>
      <w:r w:rsidRPr="000822D2">
        <w:t xml:space="preserve">   Allows direct access to the ngspice internal vector structure,</w:t>
      </w:r>
    </w:p>
    <w:p w14:paraId="61797993" w14:textId="77777777" w:rsidR="005A2132" w:rsidRPr="000822D2" w:rsidRDefault="005A2132" w:rsidP="006A4F7B">
      <w:pPr>
        <w:pStyle w:val="af8"/>
      </w:pPr>
      <w:r w:rsidRPr="000822D2">
        <w:t xml:space="preserve">   as defined in include/ngspice/devc.</w:t>
      </w:r>
      <w:proofErr w:type="gramStart"/>
      <w:r w:rsidRPr="000822D2">
        <w:t>h .</w:t>
      </w:r>
      <w:proofErr w:type="gramEnd"/>
      <w:r w:rsidRPr="000822D2">
        <w:t xml:space="preserve"> */</w:t>
      </w:r>
    </w:p>
    <w:p w14:paraId="0C39F8F0" w14:textId="77777777" w:rsidR="005A2132" w:rsidRPr="000822D2" w:rsidRDefault="005A2132" w:rsidP="006A4F7B">
      <w:pPr>
        <w:pStyle w:val="af8"/>
      </w:pPr>
      <w:r w:rsidRPr="000822D2">
        <w:t>typedef struct vector_info {</w:t>
      </w:r>
    </w:p>
    <w:p w14:paraId="270FBE52" w14:textId="77777777" w:rsidR="005A2132" w:rsidRPr="000822D2" w:rsidRDefault="005A2132" w:rsidP="006A4F7B">
      <w:pPr>
        <w:pStyle w:val="af8"/>
      </w:pPr>
      <w:r w:rsidRPr="000822D2">
        <w:t xml:space="preserve">    char *v_name;</w:t>
      </w:r>
      <w:r w:rsidRPr="000822D2">
        <w:tab/>
      </w:r>
      <w:r w:rsidRPr="000822D2">
        <w:tab/>
        <w:t>/* Same as so_vname. */</w:t>
      </w:r>
    </w:p>
    <w:p w14:paraId="22050CEF" w14:textId="77777777" w:rsidR="005A2132" w:rsidRPr="000822D2" w:rsidRDefault="005A2132" w:rsidP="006A4F7B">
      <w:pPr>
        <w:pStyle w:val="af8"/>
      </w:pPr>
      <w:r w:rsidRPr="000822D2">
        <w:t xml:space="preserve">    int v_type;</w:t>
      </w:r>
      <w:r w:rsidRPr="000822D2">
        <w:tab/>
      </w:r>
      <w:r w:rsidRPr="000822D2">
        <w:tab/>
      </w:r>
      <w:r w:rsidRPr="000822D2">
        <w:tab/>
        <w:t>/* Same as so_vtype. */</w:t>
      </w:r>
    </w:p>
    <w:p w14:paraId="36CDE8B1" w14:textId="77777777" w:rsidR="005A2132" w:rsidRPr="000822D2" w:rsidRDefault="005A2132" w:rsidP="006A4F7B">
      <w:pPr>
        <w:pStyle w:val="af8"/>
      </w:pPr>
      <w:r w:rsidRPr="000822D2">
        <w:lastRenderedPageBreak/>
        <w:t xml:space="preserve">    short v_flags;</w:t>
      </w:r>
      <w:r w:rsidRPr="000822D2">
        <w:tab/>
      </w:r>
      <w:r w:rsidRPr="000822D2">
        <w:tab/>
        <w:t>/* Flags (a combination of VF_*). */</w:t>
      </w:r>
    </w:p>
    <w:p w14:paraId="1464AD2A" w14:textId="77777777" w:rsidR="005A2132" w:rsidRPr="000822D2" w:rsidRDefault="005A2132" w:rsidP="006A4F7B">
      <w:pPr>
        <w:pStyle w:val="af8"/>
      </w:pPr>
      <w:r w:rsidRPr="000822D2">
        <w:t xml:space="preserve">    double *v_realdata;</w:t>
      </w:r>
      <w:r w:rsidRPr="000822D2">
        <w:tab/>
      </w:r>
      <w:r w:rsidRPr="000822D2">
        <w:tab/>
        <w:t>/* Real data. */</w:t>
      </w:r>
    </w:p>
    <w:p w14:paraId="7553D615" w14:textId="77777777" w:rsidR="005A2132" w:rsidRPr="000822D2" w:rsidRDefault="005A2132" w:rsidP="006A4F7B">
      <w:pPr>
        <w:pStyle w:val="af8"/>
      </w:pPr>
      <w:r w:rsidRPr="000822D2">
        <w:t xml:space="preserve">    ngcomplex_t *v_compdata;</w:t>
      </w:r>
      <w:r w:rsidRPr="000822D2">
        <w:tab/>
        <w:t>/* Complex data. */</w:t>
      </w:r>
    </w:p>
    <w:p w14:paraId="2C48DBD1" w14:textId="77777777" w:rsidR="005A2132" w:rsidRPr="000822D2" w:rsidRDefault="005A2132" w:rsidP="006A4F7B">
      <w:pPr>
        <w:pStyle w:val="af8"/>
      </w:pPr>
      <w:r w:rsidRPr="000822D2">
        <w:t xml:space="preserve">    int v_length;</w:t>
      </w:r>
      <w:r w:rsidRPr="000822D2">
        <w:tab/>
      </w:r>
      <w:r w:rsidRPr="000822D2">
        <w:tab/>
        <w:t>/* Length of the vector. */</w:t>
      </w:r>
    </w:p>
    <w:p w14:paraId="0225A1E5" w14:textId="77777777" w:rsidR="005A2132" w:rsidRPr="000822D2" w:rsidRDefault="005A2132" w:rsidP="006A4F7B">
      <w:pPr>
        <w:pStyle w:val="af8"/>
      </w:pPr>
      <w:r w:rsidRPr="000822D2">
        <w:t>} vector_info, *pvector_info;</w:t>
      </w:r>
    </w:p>
    <w:p w14:paraId="78C06DCF" w14:textId="77777777" w:rsidR="005A2132" w:rsidRPr="000822D2" w:rsidRDefault="005A2132" w:rsidP="006A4F7B">
      <w:pPr>
        <w:pStyle w:val="af8"/>
      </w:pPr>
    </w:p>
    <w:p w14:paraId="09419112" w14:textId="77777777" w:rsidR="005A2132" w:rsidRPr="000822D2" w:rsidRDefault="005A2132" w:rsidP="006A4F7B">
      <w:pPr>
        <w:pStyle w:val="af8"/>
      </w:pPr>
      <w:r w:rsidRPr="000822D2">
        <w:t>typedef struct vecvalues {</w:t>
      </w:r>
    </w:p>
    <w:p w14:paraId="3367151D" w14:textId="77777777" w:rsidR="005A2132" w:rsidRPr="000822D2" w:rsidRDefault="005A2132" w:rsidP="006A4F7B">
      <w:pPr>
        <w:pStyle w:val="af8"/>
      </w:pPr>
      <w:r w:rsidRPr="000822D2">
        <w:t xml:space="preserve">    char* </w:t>
      </w:r>
      <w:proofErr w:type="gramStart"/>
      <w:r w:rsidRPr="000822D2">
        <w:t xml:space="preserve">name;   </w:t>
      </w:r>
      <w:proofErr w:type="gramEnd"/>
      <w:r w:rsidRPr="000822D2">
        <w:t xml:space="preserve">     /* name of a specific vector */</w:t>
      </w:r>
    </w:p>
    <w:p w14:paraId="14A1CE82" w14:textId="77777777" w:rsidR="005A2132" w:rsidRPr="000822D2" w:rsidRDefault="005A2132" w:rsidP="006A4F7B">
      <w:pPr>
        <w:pStyle w:val="af8"/>
      </w:pPr>
      <w:r w:rsidRPr="000822D2">
        <w:t xml:space="preserve">    double </w:t>
      </w:r>
      <w:proofErr w:type="gramStart"/>
      <w:r w:rsidRPr="000822D2">
        <w:t xml:space="preserve">creal;   </w:t>
      </w:r>
      <w:proofErr w:type="gramEnd"/>
      <w:r w:rsidRPr="000822D2">
        <w:t xml:space="preserve">   /* actual data value */</w:t>
      </w:r>
    </w:p>
    <w:p w14:paraId="1E7C03F5" w14:textId="77777777" w:rsidR="005A2132" w:rsidRPr="000822D2" w:rsidRDefault="005A2132" w:rsidP="006A4F7B">
      <w:pPr>
        <w:pStyle w:val="af8"/>
      </w:pPr>
      <w:r w:rsidRPr="000822D2">
        <w:t xml:space="preserve">    double </w:t>
      </w:r>
      <w:proofErr w:type="gramStart"/>
      <w:r w:rsidRPr="000822D2">
        <w:t xml:space="preserve">cimag;   </w:t>
      </w:r>
      <w:proofErr w:type="gramEnd"/>
      <w:r w:rsidRPr="000822D2">
        <w:t xml:space="preserve">   /* actual data value */</w:t>
      </w:r>
    </w:p>
    <w:p w14:paraId="16B0805C" w14:textId="77777777" w:rsidR="005A2132" w:rsidRPr="000822D2" w:rsidRDefault="005A2132" w:rsidP="006A4F7B">
      <w:pPr>
        <w:pStyle w:val="af8"/>
      </w:pPr>
      <w:r w:rsidRPr="000822D2">
        <w:t xml:space="preserve">    bool is_</w:t>
      </w:r>
      <w:proofErr w:type="gramStart"/>
      <w:r w:rsidRPr="000822D2">
        <w:t xml:space="preserve">scale;   </w:t>
      </w:r>
      <w:proofErr w:type="gramEnd"/>
      <w:r w:rsidRPr="000822D2">
        <w:t xml:space="preserve">  /* if 'name' is the scale vector */</w:t>
      </w:r>
    </w:p>
    <w:p w14:paraId="0C38FF4C" w14:textId="77777777" w:rsidR="005A2132" w:rsidRPr="000822D2" w:rsidRDefault="005A2132" w:rsidP="006A4F7B">
      <w:pPr>
        <w:pStyle w:val="af8"/>
      </w:pPr>
      <w:r w:rsidRPr="000822D2">
        <w:t xml:space="preserve">    bool is_</w:t>
      </w:r>
      <w:proofErr w:type="gramStart"/>
      <w:r w:rsidRPr="000822D2">
        <w:t xml:space="preserve">complex;   </w:t>
      </w:r>
      <w:proofErr w:type="gramEnd"/>
      <w:r w:rsidRPr="000822D2">
        <w:t>/* if the data are complex numbers */</w:t>
      </w:r>
    </w:p>
    <w:p w14:paraId="01A6D118" w14:textId="77777777" w:rsidR="005A2132" w:rsidRPr="000822D2" w:rsidRDefault="005A2132" w:rsidP="006A4F7B">
      <w:pPr>
        <w:pStyle w:val="af8"/>
      </w:pPr>
      <w:r w:rsidRPr="000822D2">
        <w:t>} vecvalues, *pvecvalues;</w:t>
      </w:r>
    </w:p>
    <w:p w14:paraId="77B027F5" w14:textId="77777777" w:rsidR="005A2132" w:rsidRPr="000822D2" w:rsidRDefault="005A2132" w:rsidP="006A4F7B">
      <w:pPr>
        <w:pStyle w:val="af8"/>
      </w:pPr>
    </w:p>
    <w:p w14:paraId="3BF9E295" w14:textId="77777777" w:rsidR="005A2132" w:rsidRPr="000822D2" w:rsidRDefault="005A2132" w:rsidP="006A4F7B">
      <w:pPr>
        <w:pStyle w:val="af8"/>
      </w:pPr>
      <w:r w:rsidRPr="000822D2">
        <w:t>typedef struct vecvaluesall {</w:t>
      </w:r>
    </w:p>
    <w:p w14:paraId="7C7647D1" w14:textId="77777777" w:rsidR="005A2132" w:rsidRPr="000822D2" w:rsidRDefault="005A2132" w:rsidP="006A4F7B">
      <w:pPr>
        <w:pStyle w:val="af8"/>
      </w:pPr>
      <w:r w:rsidRPr="000822D2">
        <w:t xml:space="preserve">    int </w:t>
      </w:r>
      <w:proofErr w:type="gramStart"/>
      <w:r w:rsidRPr="000822D2">
        <w:t xml:space="preserve">veccount;   </w:t>
      </w:r>
      <w:proofErr w:type="gramEnd"/>
      <w:r w:rsidRPr="000822D2">
        <w:t xml:space="preserve">   /* number of vectors in plot */</w:t>
      </w:r>
    </w:p>
    <w:p w14:paraId="60AE0706" w14:textId="77777777" w:rsidR="005A2132" w:rsidRPr="000822D2" w:rsidRDefault="005A2132" w:rsidP="006A4F7B">
      <w:pPr>
        <w:pStyle w:val="af8"/>
      </w:pPr>
      <w:r w:rsidRPr="000822D2">
        <w:t xml:space="preserve">    int </w:t>
      </w:r>
      <w:proofErr w:type="gramStart"/>
      <w:r w:rsidRPr="000822D2">
        <w:t xml:space="preserve">vecindex;   </w:t>
      </w:r>
      <w:proofErr w:type="gramEnd"/>
      <w:r w:rsidRPr="000822D2">
        <w:t xml:space="preserve">   /* index of actual set of vectors. i.e. the number of accepted data points */</w:t>
      </w:r>
    </w:p>
    <w:p w14:paraId="0F5052D1" w14:textId="77777777" w:rsidR="005A2132" w:rsidRPr="000822D2" w:rsidRDefault="005A2132" w:rsidP="006A4F7B">
      <w:pPr>
        <w:pStyle w:val="af8"/>
      </w:pPr>
      <w:r w:rsidRPr="000822D2">
        <w:t xml:space="preserve">    pvecvalues *vecsa; /* values of actual set of vectors, indexed from 0 to veccount - 1 */</w:t>
      </w:r>
    </w:p>
    <w:p w14:paraId="1785C30B" w14:textId="77777777" w:rsidR="005A2132" w:rsidRPr="000822D2" w:rsidRDefault="005A2132" w:rsidP="006A4F7B">
      <w:pPr>
        <w:pStyle w:val="af8"/>
      </w:pPr>
      <w:r w:rsidRPr="000822D2">
        <w:t>} vecvaluesall, *pvecvaluesall;</w:t>
      </w:r>
    </w:p>
    <w:p w14:paraId="0198296F" w14:textId="77777777" w:rsidR="005A2132" w:rsidRPr="000822D2" w:rsidRDefault="005A2132" w:rsidP="006A4F7B">
      <w:pPr>
        <w:pStyle w:val="af8"/>
      </w:pPr>
    </w:p>
    <w:p w14:paraId="457A2FC9" w14:textId="77777777" w:rsidR="005A2132" w:rsidRPr="000822D2" w:rsidRDefault="005A2132" w:rsidP="006A4F7B">
      <w:pPr>
        <w:pStyle w:val="af8"/>
      </w:pPr>
      <w:r w:rsidRPr="000822D2">
        <w:t>/* info for a specific vector */</w:t>
      </w:r>
    </w:p>
    <w:p w14:paraId="7B880F27" w14:textId="77777777" w:rsidR="005A2132" w:rsidRPr="000822D2" w:rsidRDefault="005A2132" w:rsidP="006A4F7B">
      <w:pPr>
        <w:pStyle w:val="af8"/>
      </w:pPr>
      <w:r w:rsidRPr="000822D2">
        <w:t>typedef struct vecinfo</w:t>
      </w:r>
    </w:p>
    <w:p w14:paraId="2DBA4E5E" w14:textId="77777777" w:rsidR="005A2132" w:rsidRPr="000822D2" w:rsidRDefault="005A2132" w:rsidP="006A4F7B">
      <w:pPr>
        <w:pStyle w:val="af8"/>
      </w:pPr>
      <w:r w:rsidRPr="000822D2">
        <w:t>{</w:t>
      </w:r>
    </w:p>
    <w:p w14:paraId="5F5D4815" w14:textId="77777777" w:rsidR="005A2132" w:rsidRPr="000822D2" w:rsidRDefault="005A2132" w:rsidP="006A4F7B">
      <w:pPr>
        <w:pStyle w:val="af8"/>
      </w:pPr>
      <w:r w:rsidRPr="000822D2">
        <w:t xml:space="preserve">    int </w:t>
      </w:r>
      <w:proofErr w:type="gramStart"/>
      <w:r w:rsidRPr="000822D2">
        <w:t xml:space="preserve">number;   </w:t>
      </w:r>
      <w:proofErr w:type="gramEnd"/>
      <w:r w:rsidRPr="000822D2">
        <w:t xml:space="preserve">  /* number of vector, as postion in the linked list of vectors, starts with 0 */</w:t>
      </w:r>
    </w:p>
    <w:p w14:paraId="18A348F7" w14:textId="77777777" w:rsidR="005A2132" w:rsidRPr="000822D2" w:rsidRDefault="005A2132" w:rsidP="006A4F7B">
      <w:pPr>
        <w:pStyle w:val="af8"/>
      </w:pPr>
      <w:r w:rsidRPr="000822D2">
        <w:t xml:space="preserve">    char *</w:t>
      </w:r>
      <w:proofErr w:type="gramStart"/>
      <w:r w:rsidRPr="000822D2">
        <w:t>vecname;  /</w:t>
      </w:r>
      <w:proofErr w:type="gramEnd"/>
      <w:r w:rsidRPr="000822D2">
        <w:t>* name of the actual vector */</w:t>
      </w:r>
    </w:p>
    <w:p w14:paraId="4B32DE75" w14:textId="77777777" w:rsidR="005A2132" w:rsidRPr="000822D2" w:rsidRDefault="005A2132" w:rsidP="006A4F7B">
      <w:pPr>
        <w:pStyle w:val="af8"/>
      </w:pPr>
      <w:r w:rsidRPr="000822D2">
        <w:t xml:space="preserve">    bool is_</w:t>
      </w:r>
      <w:proofErr w:type="gramStart"/>
      <w:r w:rsidRPr="000822D2">
        <w:t xml:space="preserve">real;   </w:t>
      </w:r>
      <w:proofErr w:type="gramEnd"/>
      <w:r w:rsidRPr="000822D2">
        <w:t>/* TRUE if the actual vector has real data */</w:t>
      </w:r>
    </w:p>
    <w:p w14:paraId="798D0737" w14:textId="77777777" w:rsidR="005A2132" w:rsidRPr="000822D2" w:rsidRDefault="005A2132" w:rsidP="006A4F7B">
      <w:pPr>
        <w:pStyle w:val="af8"/>
      </w:pPr>
      <w:r w:rsidRPr="000822D2">
        <w:t xml:space="preserve">    void *</w:t>
      </w:r>
      <w:proofErr w:type="gramStart"/>
      <w:r w:rsidRPr="000822D2">
        <w:t xml:space="preserve">pdvec;   </w:t>
      </w:r>
      <w:proofErr w:type="gramEnd"/>
      <w:r w:rsidRPr="000822D2">
        <w:t xml:space="preserve"> /* a void pointer to struct dvec *d, the actual vector */</w:t>
      </w:r>
    </w:p>
    <w:p w14:paraId="325ACB95" w14:textId="77777777" w:rsidR="005A2132" w:rsidRPr="000822D2" w:rsidRDefault="005A2132" w:rsidP="006A4F7B">
      <w:pPr>
        <w:pStyle w:val="af8"/>
      </w:pPr>
      <w:r w:rsidRPr="000822D2">
        <w:t xml:space="preserve">    void *pdvecscale; /* a void pointer to struct dvec *ds, the scale vector */</w:t>
      </w:r>
    </w:p>
    <w:p w14:paraId="6040DDAE" w14:textId="77777777" w:rsidR="005A2132" w:rsidRPr="000822D2" w:rsidRDefault="005A2132" w:rsidP="006A4F7B">
      <w:pPr>
        <w:pStyle w:val="af8"/>
      </w:pPr>
      <w:r w:rsidRPr="000822D2">
        <w:t>} vecinfo, *pvecinfo;</w:t>
      </w:r>
    </w:p>
    <w:p w14:paraId="33855226" w14:textId="77777777" w:rsidR="005A2132" w:rsidRPr="000822D2" w:rsidRDefault="005A2132" w:rsidP="006A4F7B">
      <w:pPr>
        <w:pStyle w:val="af8"/>
      </w:pPr>
    </w:p>
    <w:p w14:paraId="1CAD51E6" w14:textId="77777777" w:rsidR="005A2132" w:rsidRPr="000822D2" w:rsidRDefault="005A2132" w:rsidP="006A4F7B">
      <w:pPr>
        <w:pStyle w:val="af8"/>
      </w:pPr>
      <w:r w:rsidRPr="000822D2">
        <w:t>/* info for the current plot */</w:t>
      </w:r>
    </w:p>
    <w:p w14:paraId="402BB314" w14:textId="77777777" w:rsidR="005A2132" w:rsidRPr="000822D2" w:rsidRDefault="005A2132" w:rsidP="006A4F7B">
      <w:pPr>
        <w:pStyle w:val="af8"/>
      </w:pPr>
      <w:r w:rsidRPr="000822D2">
        <w:t>typedef struct vecinfoall</w:t>
      </w:r>
    </w:p>
    <w:p w14:paraId="6781EDE4" w14:textId="77777777" w:rsidR="005A2132" w:rsidRPr="000822D2" w:rsidRDefault="005A2132" w:rsidP="006A4F7B">
      <w:pPr>
        <w:pStyle w:val="af8"/>
      </w:pPr>
      <w:r w:rsidRPr="000822D2">
        <w:t>{</w:t>
      </w:r>
    </w:p>
    <w:p w14:paraId="7E9025AE" w14:textId="77777777" w:rsidR="005A2132" w:rsidRPr="000822D2" w:rsidRDefault="005A2132" w:rsidP="006A4F7B">
      <w:pPr>
        <w:pStyle w:val="af8"/>
      </w:pPr>
      <w:r w:rsidRPr="000822D2">
        <w:t xml:space="preserve">    /* the plot */</w:t>
      </w:r>
    </w:p>
    <w:p w14:paraId="7B028CF4" w14:textId="77777777" w:rsidR="005A2132" w:rsidRPr="000822D2" w:rsidRDefault="005A2132" w:rsidP="006A4F7B">
      <w:pPr>
        <w:pStyle w:val="af8"/>
      </w:pPr>
      <w:r w:rsidRPr="000822D2">
        <w:t xml:space="preserve">    char *name;</w:t>
      </w:r>
    </w:p>
    <w:p w14:paraId="2BE65983" w14:textId="77777777" w:rsidR="005A2132" w:rsidRPr="000822D2" w:rsidRDefault="005A2132" w:rsidP="006A4F7B">
      <w:pPr>
        <w:pStyle w:val="af8"/>
      </w:pPr>
      <w:r w:rsidRPr="000822D2">
        <w:t xml:space="preserve">    char *title;</w:t>
      </w:r>
    </w:p>
    <w:p w14:paraId="3F04CD95" w14:textId="77777777" w:rsidR="005A2132" w:rsidRPr="000822D2" w:rsidRDefault="005A2132" w:rsidP="006A4F7B">
      <w:pPr>
        <w:pStyle w:val="af8"/>
      </w:pPr>
      <w:r w:rsidRPr="000822D2">
        <w:t xml:space="preserve">    char *date;</w:t>
      </w:r>
    </w:p>
    <w:p w14:paraId="364FA28C" w14:textId="77777777" w:rsidR="005A2132" w:rsidRPr="000822D2" w:rsidRDefault="005A2132" w:rsidP="006A4F7B">
      <w:pPr>
        <w:pStyle w:val="af8"/>
      </w:pPr>
      <w:r w:rsidRPr="000822D2">
        <w:t xml:space="preserve">    char *type;</w:t>
      </w:r>
    </w:p>
    <w:p w14:paraId="281BB166" w14:textId="77777777" w:rsidR="005A2132" w:rsidRPr="000822D2" w:rsidRDefault="005A2132" w:rsidP="006A4F7B">
      <w:pPr>
        <w:pStyle w:val="af8"/>
      </w:pPr>
      <w:r w:rsidRPr="000822D2">
        <w:t xml:space="preserve">    int veccount;</w:t>
      </w:r>
    </w:p>
    <w:p w14:paraId="4971560B" w14:textId="77777777" w:rsidR="005A2132" w:rsidRPr="000822D2" w:rsidRDefault="005A2132" w:rsidP="006A4F7B">
      <w:pPr>
        <w:pStyle w:val="af8"/>
      </w:pPr>
    </w:p>
    <w:p w14:paraId="1BFEC27C" w14:textId="77777777" w:rsidR="005A2132" w:rsidRPr="000822D2" w:rsidRDefault="005A2132" w:rsidP="006A4F7B">
      <w:pPr>
        <w:pStyle w:val="af8"/>
      </w:pPr>
      <w:r w:rsidRPr="000822D2">
        <w:t xml:space="preserve">    /* the data as an array of vecinfo with length equal to the number of vectors in the plot */</w:t>
      </w:r>
    </w:p>
    <w:p w14:paraId="1777C466" w14:textId="77777777" w:rsidR="005A2132" w:rsidRPr="000822D2" w:rsidRDefault="005A2132" w:rsidP="006A4F7B">
      <w:pPr>
        <w:pStyle w:val="af8"/>
      </w:pPr>
      <w:r w:rsidRPr="000822D2">
        <w:t xml:space="preserve">    pvecinfo *vecs;</w:t>
      </w:r>
    </w:p>
    <w:p w14:paraId="68B63D1E" w14:textId="77777777" w:rsidR="005A2132" w:rsidRPr="000822D2" w:rsidRDefault="005A2132" w:rsidP="006A4F7B">
      <w:pPr>
        <w:pStyle w:val="af8"/>
      </w:pPr>
    </w:p>
    <w:p w14:paraId="32538D5A" w14:textId="77777777" w:rsidR="005A2132" w:rsidRPr="000822D2" w:rsidRDefault="005A2132" w:rsidP="006A4F7B">
      <w:pPr>
        <w:pStyle w:val="af8"/>
      </w:pPr>
      <w:r w:rsidRPr="000822D2">
        <w:t>} vecinfoall, *pvecinfoall;</w:t>
      </w:r>
    </w:p>
    <w:p w14:paraId="41D31052" w14:textId="77777777" w:rsidR="005A2132" w:rsidRPr="000822D2" w:rsidRDefault="005A2132" w:rsidP="006A4F7B">
      <w:pPr>
        <w:pStyle w:val="af8"/>
      </w:pPr>
    </w:p>
    <w:p w14:paraId="5925FBB8" w14:textId="77777777" w:rsidR="005A2132" w:rsidRPr="000822D2" w:rsidRDefault="005A2132" w:rsidP="006A4F7B">
      <w:pPr>
        <w:pStyle w:val="af8"/>
      </w:pPr>
      <w:r w:rsidRPr="000822D2">
        <w:t>/* callback functions</w:t>
      </w:r>
    </w:p>
    <w:p w14:paraId="2136AB32" w14:textId="77777777" w:rsidR="005A2132" w:rsidRPr="000822D2" w:rsidRDefault="005A2132" w:rsidP="006A4F7B">
      <w:pPr>
        <w:pStyle w:val="af8"/>
      </w:pPr>
      <w:r w:rsidRPr="000822D2">
        <w:t>addresses received from caller with ngSpice_</w:t>
      </w:r>
      <w:proofErr w:type="gramStart"/>
      <w:r w:rsidRPr="000822D2">
        <w:t>Init(</w:t>
      </w:r>
      <w:proofErr w:type="gramEnd"/>
      <w:r w:rsidRPr="000822D2">
        <w:t>) function</w:t>
      </w:r>
    </w:p>
    <w:p w14:paraId="49525F7A" w14:textId="77777777" w:rsidR="005A2132" w:rsidRPr="000822D2" w:rsidRDefault="005A2132" w:rsidP="006A4F7B">
      <w:pPr>
        <w:pStyle w:val="af8"/>
      </w:pPr>
      <w:r w:rsidRPr="000822D2">
        <w:t>*/</w:t>
      </w:r>
    </w:p>
    <w:p w14:paraId="78259BA4" w14:textId="77777777" w:rsidR="005A2132" w:rsidRPr="000822D2" w:rsidRDefault="005A2132" w:rsidP="006A4F7B">
      <w:pPr>
        <w:pStyle w:val="af8"/>
      </w:pPr>
      <w:r w:rsidRPr="000822D2">
        <w:t>/* sending output from stdout, stderr to caller */</w:t>
      </w:r>
    </w:p>
    <w:p w14:paraId="55D0D7FD" w14:textId="77777777" w:rsidR="005A2132" w:rsidRPr="000822D2" w:rsidRDefault="005A2132" w:rsidP="006A4F7B">
      <w:pPr>
        <w:pStyle w:val="af8"/>
      </w:pPr>
      <w:r w:rsidRPr="000822D2">
        <w:t>typedef int (SendChar</w:t>
      </w:r>
      <w:proofErr w:type="gramStart"/>
      <w:r w:rsidRPr="000822D2">
        <w:t>)(</w:t>
      </w:r>
      <w:proofErr w:type="gramEnd"/>
      <w:r w:rsidRPr="000822D2">
        <w:t>char*, int, void*);</w:t>
      </w:r>
    </w:p>
    <w:p w14:paraId="47FAF707" w14:textId="77777777" w:rsidR="005A2132" w:rsidRPr="000822D2" w:rsidRDefault="005A2132" w:rsidP="006A4F7B">
      <w:pPr>
        <w:pStyle w:val="af8"/>
      </w:pPr>
      <w:r w:rsidRPr="000822D2">
        <w:t>/*</w:t>
      </w:r>
    </w:p>
    <w:p w14:paraId="01E39386" w14:textId="77777777" w:rsidR="005A2132" w:rsidRPr="000822D2" w:rsidRDefault="005A2132" w:rsidP="006A4F7B">
      <w:pPr>
        <w:pStyle w:val="af8"/>
      </w:pPr>
      <w:r w:rsidRPr="000822D2">
        <w:t xml:space="preserve">   char* string to be sent to caller output</w:t>
      </w:r>
    </w:p>
    <w:p w14:paraId="129F3634" w14:textId="77777777" w:rsidR="005A2132" w:rsidRPr="000822D2" w:rsidRDefault="005A2132" w:rsidP="006A4F7B">
      <w:pPr>
        <w:pStyle w:val="af8"/>
      </w:pPr>
      <w:r w:rsidRPr="000822D2">
        <w:lastRenderedPageBreak/>
        <w:t xml:space="preserve">   int   identification number of calling ngspice shared lib</w:t>
      </w:r>
    </w:p>
    <w:p w14:paraId="00EF170E" w14:textId="77777777" w:rsidR="005A2132" w:rsidRPr="000822D2" w:rsidRDefault="005A2132" w:rsidP="006A4F7B">
      <w:pPr>
        <w:pStyle w:val="af8"/>
      </w:pPr>
      <w:r w:rsidRPr="000822D2">
        <w:t xml:space="preserve">   void* return pointer received from caller, e.g. pointer to object having sent the request</w:t>
      </w:r>
    </w:p>
    <w:p w14:paraId="6F541401" w14:textId="77777777" w:rsidR="005A2132" w:rsidRPr="000822D2" w:rsidRDefault="005A2132" w:rsidP="006A4F7B">
      <w:pPr>
        <w:pStyle w:val="af8"/>
      </w:pPr>
      <w:r w:rsidRPr="000822D2">
        <w:t>*/</w:t>
      </w:r>
    </w:p>
    <w:p w14:paraId="079052BE" w14:textId="77777777" w:rsidR="005A2132" w:rsidRPr="000822D2" w:rsidRDefault="005A2132" w:rsidP="006A4F7B">
      <w:pPr>
        <w:pStyle w:val="af8"/>
      </w:pPr>
      <w:r w:rsidRPr="000822D2">
        <w:t>/* sending simulation status to caller */</w:t>
      </w:r>
    </w:p>
    <w:p w14:paraId="46C30316" w14:textId="77777777" w:rsidR="005A2132" w:rsidRPr="000822D2" w:rsidRDefault="005A2132" w:rsidP="006A4F7B">
      <w:pPr>
        <w:pStyle w:val="af8"/>
      </w:pPr>
      <w:r w:rsidRPr="000822D2">
        <w:t>typedef int (SendStat</w:t>
      </w:r>
      <w:proofErr w:type="gramStart"/>
      <w:r w:rsidRPr="000822D2">
        <w:t>)(</w:t>
      </w:r>
      <w:proofErr w:type="gramEnd"/>
      <w:r w:rsidRPr="000822D2">
        <w:t>char*, int, void*);</w:t>
      </w:r>
    </w:p>
    <w:p w14:paraId="425A4872" w14:textId="77777777" w:rsidR="005A2132" w:rsidRPr="000822D2" w:rsidRDefault="005A2132" w:rsidP="006A4F7B">
      <w:pPr>
        <w:pStyle w:val="af8"/>
      </w:pPr>
      <w:r w:rsidRPr="000822D2">
        <w:t>/*</w:t>
      </w:r>
    </w:p>
    <w:p w14:paraId="1C9A1502" w14:textId="77777777" w:rsidR="005A2132" w:rsidRPr="000822D2" w:rsidRDefault="005A2132" w:rsidP="006A4F7B">
      <w:pPr>
        <w:pStyle w:val="af8"/>
      </w:pPr>
      <w:r w:rsidRPr="000822D2">
        <w:t xml:space="preserve">   char* simulation status and value (in percent) to be sent to caller</w:t>
      </w:r>
    </w:p>
    <w:p w14:paraId="5E24AE2A" w14:textId="77777777" w:rsidR="005A2132" w:rsidRPr="000822D2" w:rsidRDefault="005A2132" w:rsidP="006A4F7B">
      <w:pPr>
        <w:pStyle w:val="af8"/>
      </w:pPr>
      <w:r w:rsidRPr="000822D2">
        <w:t xml:space="preserve">   int   identification number of calling ngspice shared lib</w:t>
      </w:r>
    </w:p>
    <w:p w14:paraId="403A6330" w14:textId="77777777" w:rsidR="005A2132" w:rsidRPr="000822D2" w:rsidRDefault="005A2132" w:rsidP="006A4F7B">
      <w:pPr>
        <w:pStyle w:val="af8"/>
      </w:pPr>
      <w:r w:rsidRPr="000822D2">
        <w:t xml:space="preserve">   void* return pointer received from caller</w:t>
      </w:r>
    </w:p>
    <w:p w14:paraId="1AFC11CA" w14:textId="77777777" w:rsidR="005A2132" w:rsidRPr="000822D2" w:rsidRDefault="005A2132" w:rsidP="006A4F7B">
      <w:pPr>
        <w:pStyle w:val="af8"/>
      </w:pPr>
      <w:r w:rsidRPr="000822D2">
        <w:t>*/</w:t>
      </w:r>
    </w:p>
    <w:p w14:paraId="534334B2" w14:textId="77777777" w:rsidR="005A2132" w:rsidRPr="000822D2" w:rsidRDefault="005A2132" w:rsidP="006A4F7B">
      <w:pPr>
        <w:pStyle w:val="af8"/>
      </w:pPr>
      <w:r w:rsidRPr="000822D2">
        <w:t>/* asking for controlled exit */</w:t>
      </w:r>
    </w:p>
    <w:p w14:paraId="544960FC" w14:textId="77777777" w:rsidR="005A2132" w:rsidRPr="000822D2" w:rsidRDefault="005A2132" w:rsidP="006A4F7B">
      <w:pPr>
        <w:pStyle w:val="af8"/>
      </w:pPr>
      <w:r w:rsidRPr="000822D2">
        <w:t>typedef int (ControlledExit</w:t>
      </w:r>
      <w:proofErr w:type="gramStart"/>
      <w:r w:rsidRPr="000822D2">
        <w:t>)(</w:t>
      </w:r>
      <w:proofErr w:type="gramEnd"/>
      <w:r w:rsidRPr="000822D2">
        <w:t>int, bool, bool, int, void*);</w:t>
      </w:r>
    </w:p>
    <w:p w14:paraId="1E1A98F6" w14:textId="77777777" w:rsidR="005A2132" w:rsidRPr="000822D2" w:rsidRDefault="005A2132" w:rsidP="006A4F7B">
      <w:pPr>
        <w:pStyle w:val="af8"/>
      </w:pPr>
      <w:r w:rsidRPr="000822D2">
        <w:t>/*</w:t>
      </w:r>
    </w:p>
    <w:p w14:paraId="7D6AE10B" w14:textId="77777777" w:rsidR="005A2132" w:rsidRPr="000822D2" w:rsidRDefault="005A2132" w:rsidP="006A4F7B">
      <w:pPr>
        <w:pStyle w:val="af8"/>
      </w:pPr>
      <w:r w:rsidRPr="000822D2">
        <w:t xml:space="preserve">   int   exit status</w:t>
      </w:r>
    </w:p>
    <w:p w14:paraId="08484E5F"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immediate unloading dll, if false: just set flag, unload is done when function has returned</w:t>
      </w:r>
    </w:p>
    <w:p w14:paraId="58F3513A"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exit upon 'quit', if false: exit due to ngspice.dll error</w:t>
      </w:r>
    </w:p>
    <w:p w14:paraId="097FF930" w14:textId="77777777" w:rsidR="005A2132" w:rsidRPr="000822D2" w:rsidRDefault="005A2132" w:rsidP="006A4F7B">
      <w:pPr>
        <w:pStyle w:val="af8"/>
      </w:pPr>
      <w:r w:rsidRPr="000822D2">
        <w:t xml:space="preserve">   int   identification number of calling ngspice shared lib</w:t>
      </w:r>
    </w:p>
    <w:p w14:paraId="0D87551F" w14:textId="77777777" w:rsidR="005A2132" w:rsidRPr="000822D2" w:rsidRDefault="005A2132" w:rsidP="006A4F7B">
      <w:pPr>
        <w:pStyle w:val="af8"/>
      </w:pPr>
      <w:r w:rsidRPr="000822D2">
        <w:t xml:space="preserve">   void* return pointer received from caller</w:t>
      </w:r>
    </w:p>
    <w:p w14:paraId="1BD93FF6" w14:textId="77777777" w:rsidR="005A2132" w:rsidRPr="000822D2" w:rsidRDefault="005A2132" w:rsidP="006A4F7B">
      <w:pPr>
        <w:pStyle w:val="af8"/>
      </w:pPr>
      <w:r w:rsidRPr="000822D2">
        <w:t>*/</w:t>
      </w:r>
    </w:p>
    <w:p w14:paraId="78776E98" w14:textId="77777777" w:rsidR="005A2132" w:rsidRPr="000822D2" w:rsidRDefault="005A2132" w:rsidP="006A4F7B">
      <w:pPr>
        <w:pStyle w:val="af8"/>
      </w:pPr>
      <w:r w:rsidRPr="000822D2">
        <w:t>/* send back actual vector data */</w:t>
      </w:r>
    </w:p>
    <w:p w14:paraId="18DAC032" w14:textId="77777777" w:rsidR="005A2132" w:rsidRPr="000822D2" w:rsidRDefault="005A2132" w:rsidP="006A4F7B">
      <w:pPr>
        <w:pStyle w:val="af8"/>
      </w:pPr>
      <w:r w:rsidRPr="000822D2">
        <w:t>typedef int (SendData</w:t>
      </w:r>
      <w:proofErr w:type="gramStart"/>
      <w:r w:rsidRPr="000822D2">
        <w:t>)(</w:t>
      </w:r>
      <w:proofErr w:type="gramEnd"/>
      <w:r w:rsidRPr="000822D2">
        <w:t>pvecvaluesall, int, int, void*);</w:t>
      </w:r>
    </w:p>
    <w:p w14:paraId="1B0C0520" w14:textId="77777777" w:rsidR="005A2132" w:rsidRPr="000822D2" w:rsidRDefault="005A2132" w:rsidP="006A4F7B">
      <w:pPr>
        <w:pStyle w:val="af8"/>
      </w:pPr>
      <w:r w:rsidRPr="000822D2">
        <w:t>/*</w:t>
      </w:r>
    </w:p>
    <w:p w14:paraId="372D50A0" w14:textId="77777777" w:rsidR="005A2132" w:rsidRPr="000822D2" w:rsidRDefault="005A2132" w:rsidP="006A4F7B">
      <w:pPr>
        <w:pStyle w:val="af8"/>
      </w:pPr>
      <w:r w:rsidRPr="000822D2">
        <w:t xml:space="preserve">   vecvaluesall* pointer to array of structs containing actual values from all vectors</w:t>
      </w:r>
    </w:p>
    <w:p w14:paraId="607AE636" w14:textId="77777777" w:rsidR="005A2132" w:rsidRPr="000822D2" w:rsidRDefault="005A2132" w:rsidP="006A4F7B">
      <w:pPr>
        <w:pStyle w:val="af8"/>
      </w:pPr>
      <w:r w:rsidRPr="000822D2">
        <w:t xml:space="preserve">   int           number of structs (one per vector)</w:t>
      </w:r>
    </w:p>
    <w:p w14:paraId="65DE8885" w14:textId="77777777" w:rsidR="005A2132" w:rsidRPr="000822D2" w:rsidRDefault="005A2132" w:rsidP="006A4F7B">
      <w:pPr>
        <w:pStyle w:val="af8"/>
      </w:pPr>
      <w:r w:rsidRPr="000822D2">
        <w:t xml:space="preserve">   int           identification number of calling ngspice shared lib</w:t>
      </w:r>
    </w:p>
    <w:p w14:paraId="25284D87" w14:textId="77777777" w:rsidR="005A2132" w:rsidRPr="000822D2" w:rsidRDefault="005A2132" w:rsidP="006A4F7B">
      <w:pPr>
        <w:pStyle w:val="af8"/>
      </w:pPr>
      <w:r w:rsidRPr="000822D2">
        <w:t xml:space="preserve">   void*         return pointer received from caller</w:t>
      </w:r>
    </w:p>
    <w:p w14:paraId="16330D83" w14:textId="77777777" w:rsidR="005A2132" w:rsidRPr="000822D2" w:rsidRDefault="005A2132" w:rsidP="006A4F7B">
      <w:pPr>
        <w:pStyle w:val="af8"/>
      </w:pPr>
      <w:r w:rsidRPr="000822D2">
        <w:t>*/</w:t>
      </w:r>
    </w:p>
    <w:p w14:paraId="3F9A096C" w14:textId="77777777" w:rsidR="005A2132" w:rsidRPr="000822D2" w:rsidRDefault="005A2132" w:rsidP="006A4F7B">
      <w:pPr>
        <w:pStyle w:val="af8"/>
      </w:pPr>
    </w:p>
    <w:p w14:paraId="13683BDE" w14:textId="77777777" w:rsidR="005A2132" w:rsidRPr="000822D2" w:rsidRDefault="005A2132" w:rsidP="006A4F7B">
      <w:pPr>
        <w:pStyle w:val="af8"/>
      </w:pPr>
      <w:r w:rsidRPr="000822D2">
        <w:t>/* send back initailization vector data */</w:t>
      </w:r>
    </w:p>
    <w:p w14:paraId="20CD8001" w14:textId="77777777" w:rsidR="005A2132" w:rsidRPr="000822D2" w:rsidRDefault="005A2132" w:rsidP="006A4F7B">
      <w:pPr>
        <w:pStyle w:val="af8"/>
      </w:pPr>
      <w:r w:rsidRPr="000822D2">
        <w:t>typedef int (SendInitData</w:t>
      </w:r>
      <w:proofErr w:type="gramStart"/>
      <w:r w:rsidRPr="000822D2">
        <w:t>)(</w:t>
      </w:r>
      <w:proofErr w:type="gramEnd"/>
      <w:r w:rsidRPr="000822D2">
        <w:t>pvecinfoall, int, void*);</w:t>
      </w:r>
    </w:p>
    <w:p w14:paraId="06B45D5D" w14:textId="77777777" w:rsidR="005A2132" w:rsidRPr="000822D2" w:rsidRDefault="005A2132" w:rsidP="006A4F7B">
      <w:pPr>
        <w:pStyle w:val="af8"/>
      </w:pPr>
      <w:r w:rsidRPr="000822D2">
        <w:t>/*</w:t>
      </w:r>
    </w:p>
    <w:p w14:paraId="506E78B3" w14:textId="77777777" w:rsidR="005A2132" w:rsidRPr="000822D2" w:rsidRDefault="005A2132" w:rsidP="006A4F7B">
      <w:pPr>
        <w:pStyle w:val="af8"/>
      </w:pPr>
      <w:r w:rsidRPr="000822D2">
        <w:t xml:space="preserve">   vecinfoall* pointer to array of structs containing data from all vectors right after initialization</w:t>
      </w:r>
    </w:p>
    <w:p w14:paraId="3919428B" w14:textId="77777777" w:rsidR="005A2132" w:rsidRPr="000822D2" w:rsidRDefault="005A2132" w:rsidP="006A4F7B">
      <w:pPr>
        <w:pStyle w:val="af8"/>
      </w:pPr>
      <w:r w:rsidRPr="000822D2">
        <w:t xml:space="preserve">   int         identification number of calling ngspice shared lib</w:t>
      </w:r>
    </w:p>
    <w:p w14:paraId="191AAE55" w14:textId="77777777" w:rsidR="005A2132" w:rsidRPr="000822D2" w:rsidRDefault="005A2132" w:rsidP="006A4F7B">
      <w:pPr>
        <w:pStyle w:val="af8"/>
      </w:pPr>
      <w:r w:rsidRPr="000822D2">
        <w:t xml:space="preserve">   void*       return pointer received from caller</w:t>
      </w:r>
    </w:p>
    <w:p w14:paraId="2F9EB292" w14:textId="77777777" w:rsidR="005A2132" w:rsidRPr="000822D2" w:rsidRDefault="005A2132" w:rsidP="006A4F7B">
      <w:pPr>
        <w:pStyle w:val="af8"/>
      </w:pPr>
      <w:r w:rsidRPr="000822D2">
        <w:t>*/</w:t>
      </w:r>
    </w:p>
    <w:p w14:paraId="76354DA6" w14:textId="77777777" w:rsidR="005A2132" w:rsidRPr="000822D2" w:rsidRDefault="005A2132" w:rsidP="006A4F7B">
      <w:pPr>
        <w:pStyle w:val="af8"/>
      </w:pPr>
    </w:p>
    <w:p w14:paraId="75F0C580" w14:textId="77777777" w:rsidR="005A2132" w:rsidRPr="000822D2" w:rsidRDefault="005A2132" w:rsidP="006A4F7B">
      <w:pPr>
        <w:pStyle w:val="af8"/>
      </w:pPr>
      <w:r w:rsidRPr="000822D2">
        <w:t>/* indicate if background thread is running */</w:t>
      </w:r>
    </w:p>
    <w:p w14:paraId="30D5A46E" w14:textId="77777777" w:rsidR="005A2132" w:rsidRPr="000822D2" w:rsidRDefault="005A2132" w:rsidP="006A4F7B">
      <w:pPr>
        <w:pStyle w:val="af8"/>
      </w:pPr>
      <w:r w:rsidRPr="000822D2">
        <w:t>typedef int (BGThreadRunning</w:t>
      </w:r>
      <w:proofErr w:type="gramStart"/>
      <w:r w:rsidRPr="000822D2">
        <w:t>)(</w:t>
      </w:r>
      <w:proofErr w:type="gramEnd"/>
      <w:r w:rsidRPr="000822D2">
        <w:t>bool, int, void*);</w:t>
      </w:r>
    </w:p>
    <w:p w14:paraId="0F11DD37" w14:textId="77777777" w:rsidR="005A2132" w:rsidRPr="000822D2" w:rsidRDefault="005A2132" w:rsidP="006A4F7B">
      <w:pPr>
        <w:pStyle w:val="af8"/>
      </w:pPr>
      <w:r w:rsidRPr="000822D2">
        <w:t>/*</w:t>
      </w:r>
    </w:p>
    <w:p w14:paraId="3B6044DF" w14:textId="77777777" w:rsidR="005A2132" w:rsidRPr="000822D2" w:rsidRDefault="005A2132" w:rsidP="006A4F7B">
      <w:pPr>
        <w:pStyle w:val="af8"/>
      </w:pPr>
      <w:r w:rsidRPr="000822D2">
        <w:t xml:space="preserve">   bool        true if background thread is running</w:t>
      </w:r>
    </w:p>
    <w:p w14:paraId="773EFA32" w14:textId="77777777" w:rsidR="005A2132" w:rsidRPr="000822D2" w:rsidRDefault="005A2132" w:rsidP="006A4F7B">
      <w:pPr>
        <w:pStyle w:val="af8"/>
      </w:pPr>
      <w:r w:rsidRPr="000822D2">
        <w:t xml:space="preserve">   int         identification number of calling ngspice shared lib</w:t>
      </w:r>
    </w:p>
    <w:p w14:paraId="4611528A" w14:textId="77777777" w:rsidR="005A2132" w:rsidRPr="000822D2" w:rsidRDefault="005A2132" w:rsidP="006A4F7B">
      <w:pPr>
        <w:pStyle w:val="af8"/>
      </w:pPr>
      <w:r w:rsidRPr="000822D2">
        <w:t xml:space="preserve">   void*       return pointer received from caller</w:t>
      </w:r>
    </w:p>
    <w:p w14:paraId="21985412" w14:textId="77777777" w:rsidR="005A2132" w:rsidRPr="000822D2" w:rsidRDefault="005A2132" w:rsidP="006A4F7B">
      <w:pPr>
        <w:pStyle w:val="af8"/>
      </w:pPr>
      <w:r w:rsidRPr="000822D2">
        <w:t>*/</w:t>
      </w:r>
    </w:p>
    <w:p w14:paraId="6BDE0B81" w14:textId="77777777" w:rsidR="005A2132" w:rsidRPr="000822D2" w:rsidRDefault="005A2132" w:rsidP="006A4F7B">
      <w:pPr>
        <w:pStyle w:val="af8"/>
      </w:pPr>
    </w:p>
    <w:p w14:paraId="406C5351" w14:textId="77777777" w:rsidR="005A2132" w:rsidRPr="000822D2" w:rsidRDefault="005A2132" w:rsidP="006A4F7B">
      <w:pPr>
        <w:pStyle w:val="af8"/>
      </w:pPr>
      <w:r w:rsidRPr="000822D2">
        <w:t>/* callback functions</w:t>
      </w:r>
    </w:p>
    <w:p w14:paraId="16C52338" w14:textId="77777777" w:rsidR="005A2132" w:rsidRPr="000822D2" w:rsidRDefault="005A2132" w:rsidP="006A4F7B">
      <w:pPr>
        <w:pStyle w:val="af8"/>
      </w:pPr>
      <w:r w:rsidRPr="000822D2">
        <w:t xml:space="preserve">   addresses received from caller with ngSpice_Init_</w:t>
      </w:r>
      <w:proofErr w:type="gramStart"/>
      <w:r w:rsidRPr="000822D2">
        <w:t>Sync(</w:t>
      </w:r>
      <w:proofErr w:type="gramEnd"/>
      <w:r w:rsidRPr="000822D2">
        <w:t>) function</w:t>
      </w:r>
    </w:p>
    <w:p w14:paraId="23E4D830" w14:textId="77777777" w:rsidR="005A2132" w:rsidRPr="000822D2" w:rsidRDefault="005A2132" w:rsidP="006A4F7B">
      <w:pPr>
        <w:pStyle w:val="af8"/>
      </w:pPr>
      <w:r w:rsidRPr="000822D2">
        <w:t>*/</w:t>
      </w:r>
    </w:p>
    <w:p w14:paraId="1D466FCC" w14:textId="77777777" w:rsidR="005A2132" w:rsidRPr="000822D2" w:rsidRDefault="005A2132" w:rsidP="006A4F7B">
      <w:pPr>
        <w:pStyle w:val="af8"/>
      </w:pPr>
    </w:p>
    <w:p w14:paraId="323BAE17" w14:textId="77777777" w:rsidR="005A2132" w:rsidRPr="000822D2" w:rsidRDefault="005A2132" w:rsidP="006A4F7B">
      <w:pPr>
        <w:pStyle w:val="af8"/>
      </w:pPr>
      <w:r w:rsidRPr="000822D2">
        <w:t>/* ask for VSRC EXTERNAL value */</w:t>
      </w:r>
    </w:p>
    <w:p w14:paraId="36927F0C" w14:textId="77777777" w:rsidR="005A2132" w:rsidRPr="000822D2" w:rsidRDefault="005A2132" w:rsidP="006A4F7B">
      <w:pPr>
        <w:pStyle w:val="af8"/>
      </w:pPr>
      <w:r w:rsidRPr="000822D2">
        <w:t>typedef int (GetVSRCData</w:t>
      </w:r>
      <w:proofErr w:type="gramStart"/>
      <w:r w:rsidRPr="000822D2">
        <w:t>)(</w:t>
      </w:r>
      <w:proofErr w:type="gramEnd"/>
      <w:r w:rsidRPr="000822D2">
        <w:t>double*, double, char*, int, void*);</w:t>
      </w:r>
    </w:p>
    <w:p w14:paraId="2D20CF45" w14:textId="77777777" w:rsidR="005A2132" w:rsidRPr="000822D2" w:rsidRDefault="005A2132" w:rsidP="006A4F7B">
      <w:pPr>
        <w:pStyle w:val="af8"/>
      </w:pPr>
      <w:r w:rsidRPr="000822D2">
        <w:t>/*</w:t>
      </w:r>
    </w:p>
    <w:p w14:paraId="5EBC50B9" w14:textId="77777777" w:rsidR="005A2132" w:rsidRPr="000822D2" w:rsidRDefault="005A2132" w:rsidP="006A4F7B">
      <w:pPr>
        <w:pStyle w:val="af8"/>
      </w:pPr>
      <w:r w:rsidRPr="000822D2">
        <w:t xml:space="preserve">   double*     return voltage value</w:t>
      </w:r>
    </w:p>
    <w:p w14:paraId="7971AE0F" w14:textId="77777777" w:rsidR="005A2132" w:rsidRPr="000822D2" w:rsidRDefault="005A2132" w:rsidP="006A4F7B">
      <w:pPr>
        <w:pStyle w:val="af8"/>
      </w:pPr>
      <w:r w:rsidRPr="000822D2">
        <w:lastRenderedPageBreak/>
        <w:t xml:space="preserve">   double      actual time</w:t>
      </w:r>
    </w:p>
    <w:p w14:paraId="192F6206" w14:textId="77777777" w:rsidR="005A2132" w:rsidRPr="000822D2" w:rsidRDefault="005A2132" w:rsidP="006A4F7B">
      <w:pPr>
        <w:pStyle w:val="af8"/>
      </w:pPr>
      <w:r w:rsidRPr="000822D2">
        <w:t xml:space="preserve">   char*       node name</w:t>
      </w:r>
    </w:p>
    <w:p w14:paraId="49D03B4C" w14:textId="77777777" w:rsidR="005A2132" w:rsidRPr="000822D2" w:rsidRDefault="005A2132" w:rsidP="006A4F7B">
      <w:pPr>
        <w:pStyle w:val="af8"/>
      </w:pPr>
      <w:r w:rsidRPr="000822D2">
        <w:t xml:space="preserve">   int         identification number of calling ngspice shared lib</w:t>
      </w:r>
    </w:p>
    <w:p w14:paraId="547FB883" w14:textId="77777777" w:rsidR="005A2132" w:rsidRPr="000822D2" w:rsidRDefault="005A2132" w:rsidP="006A4F7B">
      <w:pPr>
        <w:pStyle w:val="af8"/>
      </w:pPr>
      <w:r w:rsidRPr="000822D2">
        <w:t xml:space="preserve">   void*       return pointer received from caller</w:t>
      </w:r>
    </w:p>
    <w:p w14:paraId="42D654A1" w14:textId="77777777" w:rsidR="005A2132" w:rsidRPr="000822D2" w:rsidRDefault="005A2132" w:rsidP="006A4F7B">
      <w:pPr>
        <w:pStyle w:val="af8"/>
      </w:pPr>
      <w:r w:rsidRPr="000822D2">
        <w:t>*/</w:t>
      </w:r>
    </w:p>
    <w:p w14:paraId="33797291" w14:textId="77777777" w:rsidR="005A2132" w:rsidRPr="000822D2" w:rsidRDefault="005A2132" w:rsidP="006A4F7B">
      <w:pPr>
        <w:pStyle w:val="af8"/>
      </w:pPr>
    </w:p>
    <w:p w14:paraId="552CE27E" w14:textId="77777777" w:rsidR="005A2132" w:rsidRPr="000822D2" w:rsidRDefault="005A2132" w:rsidP="006A4F7B">
      <w:pPr>
        <w:pStyle w:val="af8"/>
      </w:pPr>
      <w:r w:rsidRPr="000822D2">
        <w:t>/* ask for ISRC EXTERNAL value */</w:t>
      </w:r>
    </w:p>
    <w:p w14:paraId="35F9CFFE" w14:textId="77777777" w:rsidR="005A2132" w:rsidRPr="000822D2" w:rsidRDefault="005A2132" w:rsidP="006A4F7B">
      <w:pPr>
        <w:pStyle w:val="af8"/>
      </w:pPr>
      <w:r w:rsidRPr="000822D2">
        <w:t>typedef int (GetISRCData</w:t>
      </w:r>
      <w:proofErr w:type="gramStart"/>
      <w:r w:rsidRPr="000822D2">
        <w:t>)(</w:t>
      </w:r>
      <w:proofErr w:type="gramEnd"/>
      <w:r w:rsidRPr="000822D2">
        <w:t>double*, double, char*, int, void*);</w:t>
      </w:r>
    </w:p>
    <w:p w14:paraId="4BAD2368" w14:textId="77777777" w:rsidR="005A2132" w:rsidRPr="000822D2" w:rsidRDefault="005A2132" w:rsidP="006A4F7B">
      <w:pPr>
        <w:pStyle w:val="af8"/>
      </w:pPr>
      <w:r w:rsidRPr="000822D2">
        <w:t>/*</w:t>
      </w:r>
    </w:p>
    <w:p w14:paraId="4C342858" w14:textId="77777777" w:rsidR="005A2132" w:rsidRPr="000822D2" w:rsidRDefault="005A2132" w:rsidP="006A4F7B">
      <w:pPr>
        <w:pStyle w:val="af8"/>
      </w:pPr>
      <w:r w:rsidRPr="000822D2">
        <w:t xml:space="preserve">   double*     return current value</w:t>
      </w:r>
    </w:p>
    <w:p w14:paraId="07FC9076" w14:textId="77777777" w:rsidR="005A2132" w:rsidRPr="000822D2" w:rsidRDefault="005A2132" w:rsidP="006A4F7B">
      <w:pPr>
        <w:pStyle w:val="af8"/>
      </w:pPr>
      <w:r w:rsidRPr="000822D2">
        <w:t xml:space="preserve">   double      actual time</w:t>
      </w:r>
    </w:p>
    <w:p w14:paraId="7F3EC632" w14:textId="77777777" w:rsidR="005A2132" w:rsidRPr="000822D2" w:rsidRDefault="005A2132" w:rsidP="006A4F7B">
      <w:pPr>
        <w:pStyle w:val="af8"/>
      </w:pPr>
      <w:r w:rsidRPr="000822D2">
        <w:t xml:space="preserve">   char*       node name</w:t>
      </w:r>
    </w:p>
    <w:p w14:paraId="2646695F" w14:textId="77777777" w:rsidR="005A2132" w:rsidRPr="000822D2" w:rsidRDefault="005A2132" w:rsidP="006A4F7B">
      <w:pPr>
        <w:pStyle w:val="af8"/>
      </w:pPr>
      <w:r w:rsidRPr="000822D2">
        <w:t xml:space="preserve">   int         identification number of calling ngspice shared lib</w:t>
      </w:r>
    </w:p>
    <w:p w14:paraId="76452911" w14:textId="77777777" w:rsidR="005A2132" w:rsidRPr="000822D2" w:rsidRDefault="005A2132" w:rsidP="006A4F7B">
      <w:pPr>
        <w:pStyle w:val="af8"/>
      </w:pPr>
      <w:r w:rsidRPr="000822D2">
        <w:t xml:space="preserve">   void*       return pointer received from caller</w:t>
      </w:r>
    </w:p>
    <w:p w14:paraId="56455CEC" w14:textId="77777777" w:rsidR="005A2132" w:rsidRPr="000822D2" w:rsidRDefault="005A2132" w:rsidP="006A4F7B">
      <w:pPr>
        <w:pStyle w:val="af8"/>
      </w:pPr>
      <w:r w:rsidRPr="000822D2">
        <w:t>*/</w:t>
      </w:r>
    </w:p>
    <w:p w14:paraId="3E0AAB5E" w14:textId="77777777" w:rsidR="005A2132" w:rsidRPr="000822D2" w:rsidRDefault="005A2132" w:rsidP="006A4F7B">
      <w:pPr>
        <w:pStyle w:val="af8"/>
      </w:pPr>
    </w:p>
    <w:p w14:paraId="3A5D02A0" w14:textId="77777777" w:rsidR="005A2132" w:rsidRPr="000822D2" w:rsidRDefault="005A2132" w:rsidP="006A4F7B">
      <w:pPr>
        <w:pStyle w:val="af8"/>
      </w:pPr>
      <w:r w:rsidRPr="000822D2">
        <w:t>/* ask for new delta time depending on synchronization requirements */</w:t>
      </w:r>
    </w:p>
    <w:p w14:paraId="1D3A86EC" w14:textId="77777777" w:rsidR="005A2132" w:rsidRPr="000822D2" w:rsidRDefault="005A2132" w:rsidP="006A4F7B">
      <w:pPr>
        <w:pStyle w:val="af8"/>
      </w:pPr>
      <w:r w:rsidRPr="000822D2">
        <w:t>typedef int (GetSyncData</w:t>
      </w:r>
      <w:proofErr w:type="gramStart"/>
      <w:r w:rsidRPr="000822D2">
        <w:t>)(</w:t>
      </w:r>
      <w:proofErr w:type="gramEnd"/>
      <w:r w:rsidRPr="000822D2">
        <w:t>double, double*, double, int, int, int, void*);</w:t>
      </w:r>
    </w:p>
    <w:p w14:paraId="6956DA8F" w14:textId="77777777" w:rsidR="005A2132" w:rsidRPr="000822D2" w:rsidRDefault="005A2132" w:rsidP="006A4F7B">
      <w:pPr>
        <w:pStyle w:val="af8"/>
      </w:pPr>
      <w:r w:rsidRPr="000822D2">
        <w:t>/*</w:t>
      </w:r>
    </w:p>
    <w:p w14:paraId="440B7D16" w14:textId="77777777" w:rsidR="005A2132" w:rsidRPr="000822D2" w:rsidRDefault="005A2132" w:rsidP="006A4F7B">
      <w:pPr>
        <w:pStyle w:val="af8"/>
      </w:pPr>
      <w:r w:rsidRPr="000822D2">
        <w:t xml:space="preserve">   double      actual time (ckt-&gt;CKTtime)</w:t>
      </w:r>
    </w:p>
    <w:p w14:paraId="07CA865E" w14:textId="77777777" w:rsidR="005A2132" w:rsidRPr="000822D2" w:rsidRDefault="005A2132" w:rsidP="006A4F7B">
      <w:pPr>
        <w:pStyle w:val="af8"/>
      </w:pPr>
      <w:r w:rsidRPr="000822D2">
        <w:t xml:space="preserve">   double*     delta time (ckt-&gt;CKTdelta)</w:t>
      </w:r>
    </w:p>
    <w:p w14:paraId="7F9181A9" w14:textId="77777777" w:rsidR="005A2132" w:rsidRPr="000822D2" w:rsidRDefault="005A2132" w:rsidP="006A4F7B">
      <w:pPr>
        <w:pStyle w:val="af8"/>
      </w:pPr>
      <w:r w:rsidRPr="000822D2">
        <w:t xml:space="preserve">   double      old delta time (olddelta)</w:t>
      </w:r>
    </w:p>
    <w:p w14:paraId="0C283578" w14:textId="77777777" w:rsidR="005A2132" w:rsidRPr="000822D2" w:rsidRDefault="005A2132" w:rsidP="006A4F7B">
      <w:pPr>
        <w:pStyle w:val="af8"/>
      </w:pPr>
      <w:r w:rsidRPr="000822D2">
        <w:t xml:space="preserve">   int         redostep (as set by ngspice)</w:t>
      </w:r>
    </w:p>
    <w:p w14:paraId="7D9806D8" w14:textId="77777777" w:rsidR="005A2132" w:rsidRPr="000822D2" w:rsidRDefault="005A2132" w:rsidP="006A4F7B">
      <w:pPr>
        <w:pStyle w:val="af8"/>
      </w:pPr>
      <w:r w:rsidRPr="000822D2">
        <w:t xml:space="preserve">   int         identification number of calling ngspice shared lib</w:t>
      </w:r>
    </w:p>
    <w:p w14:paraId="4C4B8CE5" w14:textId="77777777" w:rsidR="005A2132" w:rsidRPr="000822D2" w:rsidRDefault="005A2132" w:rsidP="006A4F7B">
      <w:pPr>
        <w:pStyle w:val="af8"/>
      </w:pPr>
      <w:r w:rsidRPr="000822D2">
        <w:t xml:space="preserve">   int         location of call for synchronization in dctran.c</w:t>
      </w:r>
    </w:p>
    <w:p w14:paraId="096913EC" w14:textId="77777777" w:rsidR="005A2132" w:rsidRPr="000822D2" w:rsidRDefault="005A2132" w:rsidP="006A4F7B">
      <w:pPr>
        <w:pStyle w:val="af8"/>
      </w:pPr>
      <w:r w:rsidRPr="000822D2">
        <w:t xml:space="preserve">   void*       return pointer received from caller</w:t>
      </w:r>
    </w:p>
    <w:p w14:paraId="1F2DF956" w14:textId="77777777" w:rsidR="005A2132" w:rsidRPr="000822D2" w:rsidRDefault="005A2132" w:rsidP="006A4F7B">
      <w:pPr>
        <w:pStyle w:val="af8"/>
      </w:pPr>
      <w:r w:rsidRPr="000822D2">
        <w:t>*/</w:t>
      </w:r>
    </w:p>
    <w:p w14:paraId="41C31F59" w14:textId="77777777" w:rsidR="005A2132" w:rsidRPr="000822D2" w:rsidRDefault="005A2132" w:rsidP="006A4F7B">
      <w:pPr>
        <w:pStyle w:val="af8"/>
      </w:pPr>
    </w:p>
    <w:p w14:paraId="759681A1" w14:textId="77777777" w:rsidR="005A2132" w:rsidRPr="000822D2" w:rsidRDefault="005A2132" w:rsidP="006A4F7B">
      <w:pPr>
        <w:pStyle w:val="af8"/>
      </w:pPr>
      <w:r w:rsidRPr="000822D2">
        <w:t>/* ngspice initialization,</w:t>
      </w:r>
    </w:p>
    <w:p w14:paraId="29F7F7B3" w14:textId="77777777" w:rsidR="005A2132" w:rsidRPr="000822D2" w:rsidRDefault="005A2132" w:rsidP="006A4F7B">
      <w:pPr>
        <w:pStyle w:val="af8"/>
      </w:pPr>
      <w:r w:rsidRPr="000822D2">
        <w:t>printfcn: pointer to callback function for reading printf, fprintf</w:t>
      </w:r>
    </w:p>
    <w:p w14:paraId="28E64B65" w14:textId="77777777" w:rsidR="005A2132" w:rsidRPr="000822D2" w:rsidRDefault="005A2132" w:rsidP="006A4F7B">
      <w:pPr>
        <w:pStyle w:val="af8"/>
      </w:pPr>
      <w:r w:rsidRPr="000822D2">
        <w:t>statfcn: pointer to callback function for the status string and percent value</w:t>
      </w:r>
    </w:p>
    <w:p w14:paraId="25E73277" w14:textId="77777777" w:rsidR="005A2132" w:rsidRPr="000822D2" w:rsidRDefault="005A2132" w:rsidP="006A4F7B">
      <w:pPr>
        <w:pStyle w:val="af8"/>
      </w:pPr>
      <w:r w:rsidRPr="000822D2">
        <w:t>ControlledExit: pointer to callback function for setting a 'quit' signal in caller</w:t>
      </w:r>
    </w:p>
    <w:p w14:paraId="3187D1BA" w14:textId="77777777" w:rsidR="005A2132" w:rsidRPr="000822D2" w:rsidRDefault="005A2132" w:rsidP="006A4F7B">
      <w:pPr>
        <w:pStyle w:val="af8"/>
      </w:pPr>
      <w:r w:rsidRPr="000822D2">
        <w:t>SendData: pointer to callback function for returning data values of all current output vectors</w:t>
      </w:r>
    </w:p>
    <w:p w14:paraId="4285A5E3" w14:textId="77777777" w:rsidR="005A2132" w:rsidRPr="000822D2" w:rsidRDefault="005A2132" w:rsidP="006A4F7B">
      <w:pPr>
        <w:pStyle w:val="af8"/>
      </w:pPr>
      <w:r w:rsidRPr="000822D2">
        <w:t>SendInitData: pointer to callback function for returning information of all output vectors just initialized</w:t>
      </w:r>
    </w:p>
    <w:p w14:paraId="1C39BCB9" w14:textId="77777777" w:rsidR="005A2132" w:rsidRPr="000822D2" w:rsidRDefault="005A2132" w:rsidP="006A4F7B">
      <w:pPr>
        <w:pStyle w:val="af8"/>
      </w:pPr>
      <w:r w:rsidRPr="000822D2">
        <w:t>BGThreadRunning: pointer to callback function indicating if workrt thread is running</w:t>
      </w:r>
    </w:p>
    <w:p w14:paraId="6E09D514" w14:textId="77777777" w:rsidR="005A2132" w:rsidRPr="000822D2" w:rsidRDefault="005A2132" w:rsidP="006A4F7B">
      <w:pPr>
        <w:pStyle w:val="af8"/>
      </w:pPr>
      <w:r w:rsidRPr="000822D2">
        <w:t>userData: pointer to user-defined data, will not be modified, but</w:t>
      </w:r>
    </w:p>
    <w:p w14:paraId="0A40523C" w14:textId="77777777" w:rsidR="005A2132" w:rsidRPr="000822D2" w:rsidRDefault="005A2132" w:rsidP="006A4F7B">
      <w:pPr>
        <w:pStyle w:val="af8"/>
      </w:pPr>
      <w:r w:rsidRPr="000822D2">
        <w:t xml:space="preserve">          handed over back to caller during Callback, e.g. address of calling object */</w:t>
      </w:r>
    </w:p>
    <w:p w14:paraId="609F85E9" w14:textId="77777777" w:rsidR="005A2132" w:rsidRPr="000822D2" w:rsidRDefault="005A2132" w:rsidP="006A4F7B">
      <w:pPr>
        <w:pStyle w:val="af8"/>
      </w:pPr>
      <w:r w:rsidRPr="000822D2">
        <w:t>IMPEXP</w:t>
      </w:r>
    </w:p>
    <w:p w14:paraId="62E12BBC" w14:textId="77777777" w:rsidR="005A2132" w:rsidRPr="000822D2" w:rsidRDefault="005A2132" w:rsidP="006A4F7B">
      <w:pPr>
        <w:pStyle w:val="af8"/>
      </w:pPr>
      <w:proofErr w:type="gramStart"/>
      <w:r w:rsidRPr="000822D2">
        <w:t>int  ngSpice</w:t>
      </w:r>
      <w:proofErr w:type="gramEnd"/>
      <w:r w:rsidRPr="000822D2">
        <w:t>_Init(SendChar* printfcn, SendStat* statfcn, ControlledExit* ngexit,</w:t>
      </w:r>
    </w:p>
    <w:p w14:paraId="7357C14E" w14:textId="77777777" w:rsidR="005A2132" w:rsidRPr="000822D2" w:rsidRDefault="005A2132" w:rsidP="006A4F7B">
      <w:pPr>
        <w:pStyle w:val="af8"/>
      </w:pPr>
      <w:r w:rsidRPr="000822D2">
        <w:t xml:space="preserve">                  SendData* sdata, SendInitData* sinitdata, BGThreadRunning* bgtrun, void* userData);</w:t>
      </w:r>
    </w:p>
    <w:p w14:paraId="089FD0C4" w14:textId="77777777" w:rsidR="005A2132" w:rsidRPr="000822D2" w:rsidRDefault="005A2132" w:rsidP="006A4F7B">
      <w:pPr>
        <w:pStyle w:val="af8"/>
      </w:pPr>
    </w:p>
    <w:p w14:paraId="76189364" w14:textId="77777777" w:rsidR="005A2132" w:rsidRPr="000822D2" w:rsidRDefault="005A2132" w:rsidP="006A4F7B">
      <w:pPr>
        <w:pStyle w:val="af8"/>
      </w:pPr>
      <w:r w:rsidRPr="000822D2">
        <w:t>/* initialization of synchronizing functions</w:t>
      </w:r>
    </w:p>
    <w:p w14:paraId="27DB5944" w14:textId="77777777" w:rsidR="005A2132" w:rsidRPr="000822D2" w:rsidRDefault="005A2132" w:rsidP="006A4F7B">
      <w:pPr>
        <w:pStyle w:val="af8"/>
      </w:pPr>
      <w:r w:rsidRPr="000822D2">
        <w:t>vsrcdat: pointer to callback function for retrieving a voltage source value from caller</w:t>
      </w:r>
    </w:p>
    <w:p w14:paraId="24FC5BF3" w14:textId="77777777" w:rsidR="005A2132" w:rsidRPr="000822D2" w:rsidRDefault="005A2132" w:rsidP="006A4F7B">
      <w:pPr>
        <w:pStyle w:val="af8"/>
      </w:pPr>
      <w:r w:rsidRPr="000822D2">
        <w:t>isrcdat: pointer to callback function for retrieving a current source value from caller</w:t>
      </w:r>
    </w:p>
    <w:p w14:paraId="00602F61" w14:textId="77777777" w:rsidR="005A2132" w:rsidRPr="000822D2" w:rsidRDefault="005A2132" w:rsidP="006A4F7B">
      <w:pPr>
        <w:pStyle w:val="af8"/>
      </w:pPr>
      <w:r w:rsidRPr="000822D2">
        <w:t>syncdat: pointer to callback function for synchronization</w:t>
      </w:r>
    </w:p>
    <w:p w14:paraId="05065543" w14:textId="77777777" w:rsidR="005A2132" w:rsidRPr="000822D2" w:rsidRDefault="005A2132" w:rsidP="006A4F7B">
      <w:pPr>
        <w:pStyle w:val="af8"/>
      </w:pPr>
      <w:r w:rsidRPr="000822D2">
        <w:t>ident: pointer to integer unique to this shared library (defaults to 0)</w:t>
      </w:r>
    </w:p>
    <w:p w14:paraId="5F01A795" w14:textId="77777777" w:rsidR="005A2132" w:rsidRPr="000822D2" w:rsidRDefault="005A2132" w:rsidP="006A4F7B">
      <w:pPr>
        <w:pStyle w:val="af8"/>
      </w:pPr>
      <w:r w:rsidRPr="000822D2">
        <w:t>userData: pointer to user-defined data, will not be modified, but</w:t>
      </w:r>
    </w:p>
    <w:p w14:paraId="5D86E8D6" w14:textId="77777777" w:rsidR="005A2132" w:rsidRPr="000822D2" w:rsidRDefault="005A2132" w:rsidP="006A4F7B">
      <w:pPr>
        <w:pStyle w:val="af8"/>
      </w:pPr>
      <w:r w:rsidRPr="000822D2">
        <w:t xml:space="preserve">          handed over back to caller during Callback, e.g. address of calling object.</w:t>
      </w:r>
    </w:p>
    <w:p w14:paraId="1B9F4E68" w14:textId="77777777" w:rsidR="005A2132" w:rsidRPr="000822D2" w:rsidRDefault="005A2132" w:rsidP="006A4F7B">
      <w:pPr>
        <w:pStyle w:val="af8"/>
      </w:pPr>
      <w:r w:rsidRPr="000822D2">
        <w:lastRenderedPageBreak/>
        <w:t xml:space="preserve">          If NULL is sent here, userdata info from ngSpice_</w:t>
      </w:r>
      <w:proofErr w:type="gramStart"/>
      <w:r w:rsidRPr="000822D2">
        <w:t>Init(</w:t>
      </w:r>
      <w:proofErr w:type="gramEnd"/>
      <w:r w:rsidRPr="000822D2">
        <w:t>) will be kept, otherwise</w:t>
      </w:r>
    </w:p>
    <w:p w14:paraId="498FBE80" w14:textId="77777777" w:rsidR="005A2132" w:rsidRPr="000822D2" w:rsidRDefault="005A2132" w:rsidP="006A4F7B">
      <w:pPr>
        <w:pStyle w:val="af8"/>
      </w:pPr>
      <w:r w:rsidRPr="000822D2">
        <w:t xml:space="preserve">          userdata will be overridden by new value from here.</w:t>
      </w:r>
    </w:p>
    <w:p w14:paraId="2A8C22B9" w14:textId="77777777" w:rsidR="005A2132" w:rsidRPr="000822D2" w:rsidRDefault="005A2132" w:rsidP="006A4F7B">
      <w:pPr>
        <w:pStyle w:val="af8"/>
      </w:pPr>
      <w:r w:rsidRPr="000822D2">
        <w:t>*/</w:t>
      </w:r>
    </w:p>
    <w:p w14:paraId="5D1CCE19" w14:textId="77777777" w:rsidR="005A2132" w:rsidRPr="000822D2" w:rsidRDefault="005A2132" w:rsidP="006A4F7B">
      <w:pPr>
        <w:pStyle w:val="af8"/>
      </w:pPr>
      <w:r w:rsidRPr="000822D2">
        <w:t>IMPEXP</w:t>
      </w:r>
    </w:p>
    <w:p w14:paraId="351B8C72" w14:textId="77777777" w:rsidR="005A2132" w:rsidRPr="000822D2" w:rsidRDefault="005A2132" w:rsidP="006A4F7B">
      <w:pPr>
        <w:pStyle w:val="af8"/>
      </w:pPr>
      <w:proofErr w:type="gramStart"/>
      <w:r w:rsidRPr="000822D2">
        <w:t>int  ngSpice</w:t>
      </w:r>
      <w:proofErr w:type="gramEnd"/>
      <w:r w:rsidRPr="000822D2">
        <w:t>_Init_Sync(GetVSRCData *vsrcdat, GetISRCData *isrcdat, GetSyncData *syncdat, int *ident, void *userData);</w:t>
      </w:r>
    </w:p>
    <w:p w14:paraId="7CE7B273" w14:textId="77777777" w:rsidR="005A2132" w:rsidRPr="000822D2" w:rsidRDefault="005A2132" w:rsidP="006A4F7B">
      <w:pPr>
        <w:pStyle w:val="af8"/>
      </w:pPr>
    </w:p>
    <w:p w14:paraId="5FB5D917" w14:textId="77777777" w:rsidR="005A2132" w:rsidRPr="000822D2" w:rsidRDefault="005A2132" w:rsidP="006A4F7B">
      <w:pPr>
        <w:pStyle w:val="af8"/>
      </w:pPr>
      <w:r w:rsidRPr="000822D2">
        <w:t>/* Caller may send ngspice commands to ngspice.dll.</w:t>
      </w:r>
    </w:p>
    <w:p w14:paraId="5E56362C" w14:textId="77777777" w:rsidR="005A2132" w:rsidRPr="000822D2" w:rsidRDefault="005A2132" w:rsidP="006A4F7B">
      <w:pPr>
        <w:pStyle w:val="af8"/>
      </w:pPr>
      <w:r w:rsidRPr="000822D2">
        <w:t>Commands are executed immediately */</w:t>
      </w:r>
    </w:p>
    <w:p w14:paraId="2C6928A0" w14:textId="77777777" w:rsidR="005A2132" w:rsidRPr="000822D2" w:rsidRDefault="005A2132" w:rsidP="006A4F7B">
      <w:pPr>
        <w:pStyle w:val="af8"/>
      </w:pPr>
      <w:r w:rsidRPr="000822D2">
        <w:t>IMPEXP</w:t>
      </w:r>
    </w:p>
    <w:p w14:paraId="59485884" w14:textId="77777777" w:rsidR="005A2132" w:rsidRPr="000822D2" w:rsidRDefault="005A2132" w:rsidP="006A4F7B">
      <w:pPr>
        <w:pStyle w:val="af8"/>
      </w:pPr>
      <w:proofErr w:type="gramStart"/>
      <w:r w:rsidRPr="000822D2">
        <w:t>int  ngSpice</w:t>
      </w:r>
      <w:proofErr w:type="gramEnd"/>
      <w:r w:rsidRPr="000822D2">
        <w:t>_Command(char* command);</w:t>
      </w:r>
    </w:p>
    <w:p w14:paraId="7B2C15D5" w14:textId="77777777" w:rsidR="005A2132" w:rsidRPr="000822D2" w:rsidRDefault="005A2132" w:rsidP="006A4F7B">
      <w:pPr>
        <w:pStyle w:val="af8"/>
      </w:pPr>
    </w:p>
    <w:p w14:paraId="654E9618" w14:textId="77777777" w:rsidR="005A2132" w:rsidRPr="000822D2" w:rsidRDefault="005A2132" w:rsidP="006A4F7B">
      <w:pPr>
        <w:pStyle w:val="af8"/>
      </w:pPr>
      <w:r w:rsidRPr="000822D2">
        <w:t>/* get info about a vector */</w:t>
      </w:r>
    </w:p>
    <w:p w14:paraId="12E11187" w14:textId="77777777" w:rsidR="005A2132" w:rsidRPr="000822D2" w:rsidRDefault="005A2132" w:rsidP="006A4F7B">
      <w:pPr>
        <w:pStyle w:val="af8"/>
      </w:pPr>
      <w:r w:rsidRPr="000822D2">
        <w:t>IMPEXP</w:t>
      </w:r>
    </w:p>
    <w:p w14:paraId="5F6A36B7" w14:textId="77777777" w:rsidR="005A2132" w:rsidRPr="000822D2" w:rsidRDefault="005A2132" w:rsidP="006A4F7B">
      <w:pPr>
        <w:pStyle w:val="af8"/>
      </w:pPr>
      <w:r w:rsidRPr="000822D2">
        <w:t>pvector_info ngGet_Vec_</w:t>
      </w:r>
      <w:proofErr w:type="gramStart"/>
      <w:r w:rsidRPr="000822D2">
        <w:t>Info(</w:t>
      </w:r>
      <w:proofErr w:type="gramEnd"/>
      <w:r w:rsidRPr="000822D2">
        <w:t>char* vecname);</w:t>
      </w:r>
    </w:p>
    <w:p w14:paraId="15887F9D" w14:textId="77777777" w:rsidR="005A2132" w:rsidRPr="000822D2" w:rsidRDefault="005A2132" w:rsidP="006A4F7B">
      <w:pPr>
        <w:pStyle w:val="af8"/>
      </w:pPr>
    </w:p>
    <w:p w14:paraId="309466CE" w14:textId="77777777" w:rsidR="005A2132" w:rsidRPr="000822D2" w:rsidRDefault="005A2132" w:rsidP="006A4F7B">
      <w:pPr>
        <w:pStyle w:val="af8"/>
      </w:pPr>
      <w:r w:rsidRPr="000822D2">
        <w:t>/* send a circuit to ngspice.dll</w:t>
      </w:r>
    </w:p>
    <w:p w14:paraId="4838AC3A" w14:textId="77777777" w:rsidR="005A2132" w:rsidRPr="000822D2" w:rsidRDefault="005A2132" w:rsidP="006A4F7B">
      <w:pPr>
        <w:pStyle w:val="af8"/>
      </w:pPr>
      <w:r w:rsidRPr="000822D2">
        <w:t xml:space="preserve">   The circuit description is a dynamic array</w:t>
      </w:r>
    </w:p>
    <w:p w14:paraId="4133FA2C" w14:textId="77777777" w:rsidR="005A2132" w:rsidRPr="000822D2" w:rsidRDefault="005A2132" w:rsidP="006A4F7B">
      <w:pPr>
        <w:pStyle w:val="af8"/>
      </w:pPr>
      <w:r w:rsidRPr="000822D2">
        <w:t xml:space="preserve">   of char*. Each char* corresponds to a single circuit</w:t>
      </w:r>
    </w:p>
    <w:p w14:paraId="0211404E" w14:textId="77777777" w:rsidR="005A2132" w:rsidRPr="000822D2" w:rsidRDefault="005A2132" w:rsidP="006A4F7B">
      <w:pPr>
        <w:pStyle w:val="af8"/>
      </w:pPr>
      <w:r w:rsidRPr="000822D2">
        <w:t xml:space="preserve">   line. The last entry of the array has to be a NULL */</w:t>
      </w:r>
    </w:p>
    <w:p w14:paraId="6ADCAD66" w14:textId="77777777" w:rsidR="005A2132" w:rsidRPr="000822D2" w:rsidRDefault="005A2132" w:rsidP="006A4F7B">
      <w:pPr>
        <w:pStyle w:val="af8"/>
      </w:pPr>
      <w:r w:rsidRPr="000822D2">
        <w:t>IMPEXP</w:t>
      </w:r>
    </w:p>
    <w:p w14:paraId="2EF523AF" w14:textId="77777777" w:rsidR="005A2132" w:rsidRPr="000822D2" w:rsidRDefault="005A2132" w:rsidP="006A4F7B">
      <w:pPr>
        <w:pStyle w:val="af8"/>
      </w:pPr>
      <w:r w:rsidRPr="000822D2">
        <w:t>int ngSpice_</w:t>
      </w:r>
      <w:proofErr w:type="gramStart"/>
      <w:r w:rsidRPr="000822D2">
        <w:t>Circ(</w:t>
      </w:r>
      <w:proofErr w:type="gramEnd"/>
      <w:r w:rsidRPr="000822D2">
        <w:t>char** circarray);</w:t>
      </w:r>
    </w:p>
    <w:p w14:paraId="3A8460C9" w14:textId="77777777" w:rsidR="005A2132" w:rsidRPr="000822D2" w:rsidRDefault="005A2132" w:rsidP="006A4F7B">
      <w:pPr>
        <w:pStyle w:val="af8"/>
      </w:pPr>
    </w:p>
    <w:p w14:paraId="0381D112" w14:textId="77777777" w:rsidR="005A2132" w:rsidRPr="000822D2" w:rsidRDefault="005A2132" w:rsidP="006A4F7B">
      <w:pPr>
        <w:pStyle w:val="af8"/>
      </w:pPr>
      <w:r w:rsidRPr="000822D2">
        <w:t>/* return to the caller a pointer to the name of the current plot */</w:t>
      </w:r>
    </w:p>
    <w:p w14:paraId="263E4F0C" w14:textId="77777777" w:rsidR="005A2132" w:rsidRPr="000822D2" w:rsidRDefault="005A2132" w:rsidP="006A4F7B">
      <w:pPr>
        <w:pStyle w:val="af8"/>
      </w:pPr>
      <w:r w:rsidRPr="000822D2">
        <w:t>IMPEXP</w:t>
      </w:r>
    </w:p>
    <w:p w14:paraId="3F6B38FB" w14:textId="77777777" w:rsidR="005A2132" w:rsidRPr="000822D2" w:rsidRDefault="005A2132" w:rsidP="006A4F7B">
      <w:pPr>
        <w:pStyle w:val="af8"/>
      </w:pPr>
      <w:r w:rsidRPr="000822D2">
        <w:t>char* ngSpice_CurPlot(void);</w:t>
      </w:r>
    </w:p>
    <w:p w14:paraId="33BF5FEF" w14:textId="77777777" w:rsidR="005A2132" w:rsidRPr="000822D2" w:rsidRDefault="005A2132" w:rsidP="006A4F7B">
      <w:pPr>
        <w:pStyle w:val="af8"/>
      </w:pPr>
    </w:p>
    <w:p w14:paraId="4FD01A68" w14:textId="77777777" w:rsidR="005A2132" w:rsidRPr="000822D2" w:rsidRDefault="005A2132" w:rsidP="006A4F7B">
      <w:pPr>
        <w:pStyle w:val="af8"/>
      </w:pPr>
      <w:r w:rsidRPr="000822D2">
        <w:t>/* return to the caller a pointer to an array of all plots created</w:t>
      </w:r>
    </w:p>
    <w:p w14:paraId="7D91E5AA" w14:textId="77777777" w:rsidR="005A2132" w:rsidRPr="000822D2" w:rsidRDefault="005A2132" w:rsidP="006A4F7B">
      <w:pPr>
        <w:pStyle w:val="af8"/>
      </w:pPr>
      <w:r w:rsidRPr="000822D2">
        <w:t>so far by ngspice.dll */</w:t>
      </w:r>
    </w:p>
    <w:p w14:paraId="61249B73" w14:textId="77777777" w:rsidR="005A2132" w:rsidRPr="000822D2" w:rsidRDefault="005A2132" w:rsidP="006A4F7B">
      <w:pPr>
        <w:pStyle w:val="af8"/>
      </w:pPr>
      <w:r w:rsidRPr="000822D2">
        <w:t>IMPEXP</w:t>
      </w:r>
    </w:p>
    <w:p w14:paraId="546C6BCF" w14:textId="77777777" w:rsidR="005A2132" w:rsidRPr="000822D2" w:rsidRDefault="005A2132" w:rsidP="006A4F7B">
      <w:pPr>
        <w:pStyle w:val="af8"/>
      </w:pPr>
      <w:r w:rsidRPr="000822D2">
        <w:t>char** ngSpice_AllPlots(void);</w:t>
      </w:r>
    </w:p>
    <w:p w14:paraId="2781E86F" w14:textId="77777777" w:rsidR="005A2132" w:rsidRPr="000822D2" w:rsidRDefault="005A2132" w:rsidP="006A4F7B">
      <w:pPr>
        <w:pStyle w:val="af8"/>
      </w:pPr>
    </w:p>
    <w:p w14:paraId="3DBEB627" w14:textId="77777777" w:rsidR="005A2132" w:rsidRPr="000822D2" w:rsidRDefault="005A2132" w:rsidP="006A4F7B">
      <w:pPr>
        <w:pStyle w:val="af8"/>
      </w:pPr>
      <w:r w:rsidRPr="000822D2">
        <w:t>/* return to the caller a pointer to an array of vector names in the plot</w:t>
      </w:r>
    </w:p>
    <w:p w14:paraId="585EC91D" w14:textId="77777777" w:rsidR="005A2132" w:rsidRPr="000822D2" w:rsidRDefault="005A2132" w:rsidP="006A4F7B">
      <w:pPr>
        <w:pStyle w:val="af8"/>
      </w:pPr>
      <w:r w:rsidRPr="000822D2">
        <w:t>named by plotname */</w:t>
      </w:r>
    </w:p>
    <w:p w14:paraId="47563A4C" w14:textId="77777777" w:rsidR="005A2132" w:rsidRPr="000822D2" w:rsidRDefault="005A2132" w:rsidP="006A4F7B">
      <w:pPr>
        <w:pStyle w:val="af8"/>
      </w:pPr>
      <w:r w:rsidRPr="000822D2">
        <w:t>IMPEXP</w:t>
      </w:r>
    </w:p>
    <w:p w14:paraId="52074A81" w14:textId="77777777" w:rsidR="005A2132" w:rsidRPr="000822D2" w:rsidRDefault="005A2132" w:rsidP="006A4F7B">
      <w:pPr>
        <w:pStyle w:val="af8"/>
      </w:pPr>
      <w:r w:rsidRPr="000822D2">
        <w:t>char** ngSpice_</w:t>
      </w:r>
      <w:proofErr w:type="gramStart"/>
      <w:r w:rsidRPr="000822D2">
        <w:t>AllVecs(</w:t>
      </w:r>
      <w:proofErr w:type="gramEnd"/>
      <w:r w:rsidRPr="000822D2">
        <w:t>char* plotname);</w:t>
      </w:r>
    </w:p>
    <w:p w14:paraId="7CC208FB" w14:textId="77777777" w:rsidR="005A2132" w:rsidRPr="000822D2" w:rsidRDefault="005A2132" w:rsidP="006A4F7B">
      <w:pPr>
        <w:pStyle w:val="af8"/>
      </w:pPr>
    </w:p>
    <w:p w14:paraId="3ADF8862" w14:textId="77777777" w:rsidR="005A2132" w:rsidRPr="000822D2" w:rsidRDefault="005A2132" w:rsidP="006A4F7B">
      <w:pPr>
        <w:pStyle w:val="af8"/>
      </w:pPr>
      <w:r w:rsidRPr="000822D2">
        <w:t>/* returns TRUE if ngspice is running in a second (background) thread */</w:t>
      </w:r>
    </w:p>
    <w:p w14:paraId="2C7FF38A" w14:textId="77777777" w:rsidR="005A2132" w:rsidRPr="000822D2" w:rsidRDefault="005A2132" w:rsidP="006A4F7B">
      <w:pPr>
        <w:pStyle w:val="af8"/>
      </w:pPr>
      <w:r w:rsidRPr="000822D2">
        <w:t>IMPEXP</w:t>
      </w:r>
    </w:p>
    <w:p w14:paraId="43AECA1A" w14:textId="77777777" w:rsidR="005A2132" w:rsidRPr="000822D2" w:rsidRDefault="005A2132" w:rsidP="006A4F7B">
      <w:pPr>
        <w:pStyle w:val="af8"/>
      </w:pPr>
      <w:r w:rsidRPr="000822D2">
        <w:t>bool ngSpice_running(void);</w:t>
      </w:r>
    </w:p>
    <w:p w14:paraId="238C208A" w14:textId="77777777" w:rsidR="005A2132" w:rsidRPr="000822D2" w:rsidRDefault="005A2132" w:rsidP="006A4F7B">
      <w:pPr>
        <w:pStyle w:val="af8"/>
      </w:pPr>
    </w:p>
    <w:p w14:paraId="51C9007C" w14:textId="77777777" w:rsidR="005A2132" w:rsidRPr="000822D2" w:rsidRDefault="005A2132" w:rsidP="006A4F7B">
      <w:pPr>
        <w:pStyle w:val="af8"/>
      </w:pPr>
      <w:r w:rsidRPr="000822D2">
        <w:t>/* set a breakpoint in ngspice */</w:t>
      </w:r>
    </w:p>
    <w:p w14:paraId="27247149" w14:textId="77777777" w:rsidR="005A2132" w:rsidRPr="000822D2" w:rsidRDefault="005A2132" w:rsidP="006A4F7B">
      <w:pPr>
        <w:pStyle w:val="af8"/>
      </w:pPr>
      <w:r w:rsidRPr="000822D2">
        <w:t>IMPEXP</w:t>
      </w:r>
    </w:p>
    <w:p w14:paraId="3C1AC800" w14:textId="77777777" w:rsidR="005A2132" w:rsidRPr="000822D2" w:rsidRDefault="005A2132" w:rsidP="006A4F7B">
      <w:pPr>
        <w:pStyle w:val="af8"/>
      </w:pPr>
      <w:r w:rsidRPr="000822D2">
        <w:t>bool ngSpice_</w:t>
      </w:r>
      <w:proofErr w:type="gramStart"/>
      <w:r w:rsidRPr="000822D2">
        <w:t>SetBkpt(</w:t>
      </w:r>
      <w:proofErr w:type="gramEnd"/>
      <w:r w:rsidRPr="000822D2">
        <w:t>double time);</w:t>
      </w:r>
    </w:p>
    <w:p w14:paraId="6A77709A" w14:textId="77777777" w:rsidR="005A2132" w:rsidRPr="000822D2" w:rsidRDefault="005A2132" w:rsidP="006A4F7B">
      <w:pPr>
        <w:pStyle w:val="af8"/>
      </w:pPr>
    </w:p>
    <w:p w14:paraId="0327C487" w14:textId="77777777" w:rsidR="005A2132" w:rsidRPr="000822D2" w:rsidRDefault="005A2132" w:rsidP="006A4F7B">
      <w:pPr>
        <w:pStyle w:val="af8"/>
      </w:pPr>
    </w:p>
    <w:p w14:paraId="27AB16D5" w14:textId="77777777" w:rsidR="005A2132" w:rsidRPr="000822D2" w:rsidRDefault="005A2132" w:rsidP="006A4F7B">
      <w:pPr>
        <w:pStyle w:val="af8"/>
      </w:pPr>
      <w:r w:rsidRPr="000822D2">
        <w:t>#ifdef __cplusplus</w:t>
      </w:r>
    </w:p>
    <w:p w14:paraId="6997AE2A" w14:textId="77777777" w:rsidR="005A2132" w:rsidRPr="000822D2" w:rsidRDefault="005A2132" w:rsidP="006A4F7B">
      <w:pPr>
        <w:pStyle w:val="af8"/>
      </w:pPr>
      <w:r w:rsidRPr="000822D2">
        <w:t>}</w:t>
      </w:r>
    </w:p>
    <w:p w14:paraId="7B01685B" w14:textId="77777777" w:rsidR="005A2132" w:rsidRPr="000822D2" w:rsidRDefault="005A2132" w:rsidP="006A4F7B">
      <w:pPr>
        <w:pStyle w:val="af8"/>
      </w:pPr>
      <w:r w:rsidRPr="000822D2">
        <w:t>#endif</w:t>
      </w:r>
    </w:p>
    <w:p w14:paraId="000D68DE" w14:textId="77777777" w:rsidR="005A2132" w:rsidRPr="000822D2" w:rsidRDefault="005A2132" w:rsidP="006A4F7B">
      <w:pPr>
        <w:pStyle w:val="af8"/>
      </w:pPr>
    </w:p>
    <w:p w14:paraId="1D7CBF3A" w14:textId="77777777" w:rsidR="005A2132" w:rsidRPr="000822D2" w:rsidRDefault="005A2132" w:rsidP="006A4F7B">
      <w:pPr>
        <w:pStyle w:val="af8"/>
      </w:pPr>
      <w:r w:rsidRPr="000822D2">
        <w:t>#endif</w:t>
      </w:r>
    </w:p>
    <w:p w14:paraId="3280699E" w14:textId="061D470A" w:rsidR="005832FC" w:rsidRPr="00F41BE5" w:rsidRDefault="005832FC" w:rsidP="000822D2">
      <w:pPr>
        <w:rPr>
          <w:lang w:val="en-US"/>
        </w:rPr>
      </w:pPr>
      <w:r w:rsidRPr="00F41BE5">
        <w:rPr>
          <w:lang w:val="en-US"/>
        </w:rPr>
        <w:br w:type="page"/>
      </w:r>
    </w:p>
    <w:p w14:paraId="18F1F900" w14:textId="4E1EBF3F" w:rsidR="005832FC" w:rsidRPr="00F41BE5" w:rsidRDefault="005832FC" w:rsidP="006A4F7B">
      <w:pPr>
        <w:pStyle w:val="1"/>
        <w:numPr>
          <w:ilvl w:val="0"/>
          <w:numId w:val="0"/>
        </w:numPr>
        <w:rPr>
          <w:lang w:val="en-US"/>
        </w:rPr>
      </w:pPr>
      <w:bookmarkStart w:id="68" w:name="_Toc484723194"/>
      <w:r w:rsidRPr="000822D2">
        <w:lastRenderedPageBreak/>
        <w:t>Приложение</w:t>
      </w:r>
      <w:r w:rsidRPr="00F41BE5">
        <w:rPr>
          <w:lang w:val="en-US"/>
        </w:rPr>
        <w:t xml:space="preserve"> </w:t>
      </w:r>
      <w:r w:rsidRPr="000822D2">
        <w:t>В</w:t>
      </w:r>
      <w:bookmarkEnd w:id="68"/>
    </w:p>
    <w:p w14:paraId="15EA2A80" w14:textId="77777777" w:rsidR="005832FC" w:rsidRPr="000822D2" w:rsidRDefault="005832FC" w:rsidP="006A4F7B">
      <w:pPr>
        <w:jc w:val="center"/>
      </w:pPr>
      <w:r w:rsidRPr="000822D2">
        <w:t>(справочное)</w:t>
      </w:r>
    </w:p>
    <w:p w14:paraId="536D3E80" w14:textId="07E3B911" w:rsidR="005832FC" w:rsidRDefault="005832FC" w:rsidP="006A4F7B">
      <w:pPr>
        <w:jc w:val="center"/>
        <w:rPr>
          <w:b/>
        </w:rPr>
      </w:pPr>
      <w:r w:rsidRPr="006A4F7B">
        <w:rPr>
          <w:b/>
        </w:rPr>
        <w:t>Входные параметры модульных тестов</w:t>
      </w:r>
    </w:p>
    <w:p w14:paraId="463F75C7" w14:textId="2B6E3E9F" w:rsidR="0077421A" w:rsidRPr="0026458A" w:rsidRDefault="00A67C4A" w:rsidP="0026458A">
      <w:r>
        <w:tab/>
        <w:t>Модульное тестирование проводится для метода</w:t>
      </w:r>
      <w:r w:rsidR="0030509E">
        <w:t xml:space="preserve">, который </w:t>
      </w:r>
      <w:r>
        <w:t>расч</w:t>
      </w:r>
      <w:r w:rsidR="0030509E">
        <w:t>итывает комплексное</w:t>
      </w:r>
      <w:r>
        <w:t xml:space="preserve"> сопротивления элемента у классов </w:t>
      </w:r>
      <w:r>
        <w:rPr>
          <w:lang w:val="en-US"/>
        </w:rPr>
        <w:t>Capacitor</w:t>
      </w:r>
      <w:r w:rsidRPr="0026458A">
        <w:t xml:space="preserve">, </w:t>
      </w:r>
      <w:r>
        <w:rPr>
          <w:lang w:val="en-US"/>
        </w:rPr>
        <w:t>Inductor</w:t>
      </w:r>
      <w:r w:rsidRPr="0026458A">
        <w:t xml:space="preserve">, </w:t>
      </w:r>
      <w:r>
        <w:rPr>
          <w:lang w:val="en-US"/>
        </w:rPr>
        <w:t>Resistor</w:t>
      </w:r>
      <w:r>
        <w:t>. Ниже перечислены тестовые случаи.</w:t>
      </w:r>
    </w:p>
    <w:p w14:paraId="6F26345C" w14:textId="4A9952C3" w:rsidR="005832FC" w:rsidRPr="000822D2" w:rsidRDefault="005832FC" w:rsidP="006A4F7B">
      <w:pPr>
        <w:pStyle w:val="af8"/>
      </w:pPr>
      <w:commentRangeStart w:id="69"/>
      <w:r w:rsidRPr="0026458A">
        <w:rPr>
          <w:lang w:val="ru-RU"/>
        </w:rPr>
        <w:t xml:space="preserve">        </w:t>
      </w:r>
      <w:r w:rsidRPr="000822D2">
        <w:t>[</w:t>
      </w:r>
      <w:proofErr w:type="gramStart"/>
      <w:r w:rsidRPr="000822D2">
        <w:t>TestCase(</w:t>
      </w:r>
      <w:proofErr w:type="gramEnd"/>
      <w:r w:rsidRPr="000822D2">
        <w:t>double.MinValue, double.MinValue, 0, 0, TestName = "Couple MinValue")]</w:t>
      </w:r>
    </w:p>
    <w:p w14:paraId="27B3943A" w14:textId="77777777" w:rsidR="005832FC" w:rsidRPr="000822D2" w:rsidRDefault="005832FC" w:rsidP="006A4F7B">
      <w:pPr>
        <w:pStyle w:val="af8"/>
      </w:pPr>
      <w:r w:rsidRPr="000822D2">
        <w:t xml:space="preserve">        [</w:t>
      </w:r>
      <w:proofErr w:type="gramStart"/>
      <w:r w:rsidRPr="000822D2">
        <w:t>TestCase(</w:t>
      </w:r>
      <w:proofErr w:type="gramEnd"/>
      <w:r w:rsidRPr="000822D2">
        <w:t>double.MaxValue, double.MaxValue, 0, 0, TestName = "Couple MaxValue")]</w:t>
      </w:r>
    </w:p>
    <w:p w14:paraId="2F4A30A4" w14:textId="77777777" w:rsidR="005832FC" w:rsidRPr="000822D2" w:rsidRDefault="005832FC" w:rsidP="006A4F7B">
      <w:pPr>
        <w:pStyle w:val="af8"/>
      </w:pPr>
      <w:r w:rsidRPr="000822D2">
        <w:t xml:space="preserve">        [</w:t>
      </w:r>
      <w:proofErr w:type="gramStart"/>
      <w:r w:rsidRPr="000822D2">
        <w:t>TestCase(</w:t>
      </w:r>
      <w:proofErr w:type="gramEnd"/>
      <w:r w:rsidRPr="000822D2">
        <w:t>double.NaN, double.NaN, 0, 0, TestName = "Couple NaN")]</w:t>
      </w:r>
    </w:p>
    <w:p w14:paraId="4C38C690"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double.NegativeInfinity, 0, 0, TestName = "Couple NegativeInfinity")]</w:t>
      </w:r>
    </w:p>
    <w:p w14:paraId="39266AFD" w14:textId="77777777" w:rsidR="005832FC" w:rsidRPr="000822D2" w:rsidRDefault="005832FC" w:rsidP="006A4F7B">
      <w:pPr>
        <w:pStyle w:val="af8"/>
      </w:pPr>
      <w:r w:rsidRPr="000822D2">
        <w:t xml:space="preserve">        [</w:t>
      </w:r>
      <w:proofErr w:type="gramStart"/>
      <w:r w:rsidRPr="000822D2">
        <w:t>TestCase(</w:t>
      </w:r>
      <w:proofErr w:type="gramEnd"/>
      <w:r w:rsidRPr="000822D2">
        <w:t>double.PositiveInfinity, double.PositiveInfinity, 0, 0, TestName = "Couple PositiveInfinity")]</w:t>
      </w:r>
    </w:p>
    <w:p w14:paraId="11E33C3D"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double.PositiveInfinity, 0, 0, TestName = "NegativeInfinity frequency and PositiveInfinity value")]</w:t>
      </w:r>
    </w:p>
    <w:p w14:paraId="558A98D8" w14:textId="77777777" w:rsidR="005832FC" w:rsidRPr="000822D2" w:rsidRDefault="005832FC" w:rsidP="006A4F7B">
      <w:pPr>
        <w:pStyle w:val="af8"/>
      </w:pPr>
      <w:r w:rsidRPr="000822D2">
        <w:t xml:space="preserve">        [</w:t>
      </w:r>
      <w:proofErr w:type="gramStart"/>
      <w:r w:rsidRPr="000822D2">
        <w:t>TestCase(</w:t>
      </w:r>
      <w:proofErr w:type="gramEnd"/>
      <w:r w:rsidRPr="000822D2">
        <w:t>0, 0, 0, 0, TestName = "Couple 0")]</w:t>
      </w:r>
    </w:p>
    <w:p w14:paraId="41168883" w14:textId="77777777" w:rsidR="005832FC" w:rsidRPr="000822D2" w:rsidRDefault="005832FC" w:rsidP="006A4F7B">
      <w:pPr>
        <w:pStyle w:val="af8"/>
      </w:pPr>
      <w:r w:rsidRPr="000822D2">
        <w:t xml:space="preserve">        [</w:t>
      </w:r>
      <w:proofErr w:type="gramStart"/>
      <w:r w:rsidRPr="000822D2">
        <w:t>TestCase(</w:t>
      </w:r>
      <w:proofErr w:type="gramEnd"/>
      <w:r w:rsidRPr="000822D2">
        <w:t>10 / Math.PI, 10, 10, 0, TestName = "1 / Math.PI, 10")]</w:t>
      </w:r>
    </w:p>
    <w:p w14:paraId="187FCE9A" w14:textId="77777777" w:rsidR="005832FC" w:rsidRPr="000822D2" w:rsidRDefault="005832FC" w:rsidP="006A4F7B">
      <w:pPr>
        <w:pStyle w:val="af8"/>
      </w:pPr>
      <w:r w:rsidRPr="000822D2">
        <w:t xml:space="preserve">        [</w:t>
      </w:r>
      <w:proofErr w:type="gramStart"/>
      <w:r w:rsidRPr="000822D2">
        <w:t>TestCase(</w:t>
      </w:r>
      <w:proofErr w:type="gramEnd"/>
      <w:r w:rsidRPr="000822D2">
        <w:t>100 / Math.PI, 100, 100, 0, TestName = "100 / Math.PI, 100,")]</w:t>
      </w:r>
    </w:p>
    <w:p w14:paraId="7A25A895" w14:textId="77777777" w:rsidR="005832FC" w:rsidRPr="000822D2" w:rsidRDefault="005832FC" w:rsidP="006A4F7B">
      <w:pPr>
        <w:pStyle w:val="af8"/>
      </w:pPr>
      <w:r w:rsidRPr="000822D2">
        <w:t xml:space="preserve">        [</w:t>
      </w:r>
      <w:proofErr w:type="gramStart"/>
      <w:r w:rsidRPr="000822D2">
        <w:t>TestCase(</w:t>
      </w:r>
      <w:proofErr w:type="gramEnd"/>
      <w:r w:rsidRPr="000822D2">
        <w:t>1000 / Math.PI, 1000, 1000, 0, TestName = "1000 / Math.PI, 1000")]</w:t>
      </w:r>
    </w:p>
    <w:p w14:paraId="32D54A7C" w14:textId="11C156A4" w:rsidR="005832FC" w:rsidRPr="000822D2" w:rsidRDefault="005832FC" w:rsidP="006A4F7B">
      <w:pPr>
        <w:pStyle w:val="af8"/>
      </w:pPr>
      <w:r w:rsidRPr="000822D2">
        <w:t xml:space="preserve">        [</w:t>
      </w:r>
      <w:proofErr w:type="gramStart"/>
      <w:r w:rsidRPr="000822D2">
        <w:t>TestCase(</w:t>
      </w:r>
      <w:proofErr w:type="gramEnd"/>
      <w:r w:rsidRPr="000822D2">
        <w:t>50000 / Math.PI, 50000, 50000, 0, TestName = "50000 / Math.PI, 50000,")]</w:t>
      </w:r>
      <w:commentRangeEnd w:id="69"/>
      <w:r w:rsidR="00A86122">
        <w:rPr>
          <w:rStyle w:val="a7"/>
          <w:rFonts w:ascii="Times New Roman" w:hAnsi="Times New Roman" w:cstheme="minorBidi"/>
          <w:lang w:val="ru-RU"/>
        </w:rPr>
        <w:commentReference w:id="69"/>
      </w:r>
    </w:p>
    <w:sectPr w:rsidR="005832FC" w:rsidRPr="000822D2" w:rsidSect="00074CAD">
      <w:type w:val="continuous"/>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atiana Skr" w:date="2017-05-30T01:18:00Z" w:initials="TS">
    <w:p w14:paraId="3CB7B6DB" w14:textId="77777777" w:rsidR="00BA23C9" w:rsidRDefault="00BA23C9" w:rsidP="001179BE">
      <w:pPr>
        <w:pStyle w:val="a8"/>
      </w:pPr>
      <w:r>
        <w:rPr>
          <w:rStyle w:val="a7"/>
        </w:rPr>
        <w:annotationRef/>
      </w:r>
      <w:r>
        <w:t xml:space="preserve">Реферат должен содержать: </w:t>
      </w:r>
    </w:p>
    <w:p w14:paraId="291A2C60" w14:textId="77777777" w:rsidR="00BA23C9" w:rsidRDefault="00BA23C9" w:rsidP="001179BE">
      <w:pPr>
        <w:pStyle w:val="a8"/>
      </w:pPr>
      <w:r>
        <w:sym w:font="Symbol" w:char="F02D"/>
      </w:r>
      <w:r>
        <w:t xml:space="preserve"> сведения об объеме работы, количестве иллюстраций, таблиц, приложений, количестве частей и использованных источников; </w:t>
      </w:r>
    </w:p>
    <w:p w14:paraId="33BCD8D4" w14:textId="77777777" w:rsidR="00BA23C9" w:rsidRDefault="00BA23C9" w:rsidP="001179BE">
      <w:pPr>
        <w:pStyle w:val="a8"/>
      </w:pPr>
      <w:r>
        <w:sym w:font="Symbol" w:char="F02D"/>
      </w:r>
      <w:r>
        <w:t xml:space="preserve"> перечень ключевых слов (5—15 слов или словосочетаний, которые в наибольшей мере характеризуют содержание работы). Ключевые слова приводятся в именительном падеже и записываются прописными буквами в строку через запятую; </w:t>
      </w:r>
    </w:p>
    <w:p w14:paraId="763D3418" w14:textId="77777777" w:rsidR="00BA23C9" w:rsidRDefault="00BA23C9" w:rsidP="001179BE">
      <w:pPr>
        <w:pStyle w:val="a8"/>
      </w:pPr>
      <w:r>
        <w:sym w:font="Symbol" w:char="F02D"/>
      </w:r>
      <w:r>
        <w:t xml:space="preserve"> текст реферата. </w:t>
      </w:r>
    </w:p>
    <w:p w14:paraId="20C39936" w14:textId="77777777" w:rsidR="00BA23C9" w:rsidRDefault="00BA23C9" w:rsidP="001179BE">
      <w:pPr>
        <w:pStyle w:val="a8"/>
      </w:pPr>
      <w:r>
        <w:t xml:space="preserve">Текст реферата должен отражать: </w:t>
      </w:r>
    </w:p>
    <w:p w14:paraId="335CA7D7" w14:textId="77777777" w:rsidR="00BA23C9" w:rsidRDefault="00BA23C9" w:rsidP="001179BE">
      <w:pPr>
        <w:pStyle w:val="a8"/>
      </w:pPr>
      <w:r>
        <w:sym w:font="Symbol" w:char="F0B7"/>
      </w:r>
      <w:r>
        <w:t xml:space="preserve"> цель и задачи работы; </w:t>
      </w:r>
    </w:p>
    <w:p w14:paraId="457EDDE3" w14:textId="77777777" w:rsidR="00BA23C9" w:rsidRDefault="00BA23C9" w:rsidP="001179BE">
      <w:pPr>
        <w:pStyle w:val="a8"/>
      </w:pPr>
      <w:r>
        <w:sym w:font="Symbol" w:char="F0B7"/>
      </w:r>
      <w:r>
        <w:t xml:space="preserve"> краткое описание объекта разработки; </w:t>
      </w:r>
    </w:p>
    <w:p w14:paraId="7FFF579D" w14:textId="77777777" w:rsidR="00BA23C9" w:rsidRDefault="00BA23C9" w:rsidP="001179BE">
      <w:pPr>
        <w:pStyle w:val="a8"/>
      </w:pPr>
      <w:r>
        <w:sym w:font="Symbol" w:char="F0B7"/>
      </w:r>
      <w:r>
        <w:t xml:space="preserve"> метод или методологию проведения работы; </w:t>
      </w:r>
    </w:p>
    <w:p w14:paraId="4546C275" w14:textId="77777777" w:rsidR="00BA23C9" w:rsidRDefault="00BA23C9" w:rsidP="001179BE">
      <w:pPr>
        <w:pStyle w:val="a8"/>
      </w:pPr>
      <w:r>
        <w:sym w:font="Symbol" w:char="F0B7"/>
      </w:r>
      <w:r>
        <w:t xml:space="preserve"> результаты работы; </w:t>
      </w:r>
    </w:p>
    <w:p w14:paraId="7B09ED23" w14:textId="77777777" w:rsidR="00BA23C9" w:rsidRDefault="00BA23C9" w:rsidP="001179BE">
      <w:pPr>
        <w:pStyle w:val="a8"/>
      </w:pPr>
      <w:r>
        <w:sym w:font="Symbol" w:char="F02D"/>
      </w:r>
      <w:r>
        <w:t xml:space="preserve"> основные характеристики разработки (информационные, сервисные функции программной или информационной системы; технические, конструктивные, технологические, технико- эксплуатационные характеристики программного обеспечения); </w:t>
      </w:r>
    </w:p>
    <w:p w14:paraId="6405C5C1" w14:textId="77777777" w:rsidR="00BA23C9" w:rsidRDefault="00BA23C9" w:rsidP="001179BE">
      <w:pPr>
        <w:pStyle w:val="a8"/>
      </w:pPr>
      <w:r>
        <w:sym w:font="Symbol" w:char="F02D"/>
      </w:r>
      <w:r>
        <w:t xml:space="preserve"> степень внедрения (при наличии); </w:t>
      </w:r>
    </w:p>
    <w:p w14:paraId="38AA1E2E" w14:textId="77777777" w:rsidR="00BA23C9" w:rsidRDefault="00BA23C9" w:rsidP="001179BE">
      <w:pPr>
        <w:pStyle w:val="a8"/>
      </w:pPr>
      <w:r>
        <w:sym w:font="Symbol" w:char="F02D"/>
      </w:r>
      <w:r>
        <w:t xml:space="preserve"> рекомендации по внедрению или итоги внедрения результатов работы (при наличии);</w:t>
      </w:r>
    </w:p>
    <w:p w14:paraId="504213F2" w14:textId="77777777" w:rsidR="00BA23C9" w:rsidRDefault="00BA23C9" w:rsidP="001179BE">
      <w:pPr>
        <w:pStyle w:val="a8"/>
      </w:pPr>
      <w:r>
        <w:t xml:space="preserve"> </w:t>
      </w:r>
      <w:r>
        <w:sym w:font="Symbol" w:char="F02D"/>
      </w:r>
      <w:r>
        <w:t xml:space="preserve"> область применения; </w:t>
      </w:r>
    </w:p>
    <w:p w14:paraId="16ECE937" w14:textId="77777777" w:rsidR="00BA23C9" w:rsidRDefault="00BA23C9" w:rsidP="001179BE">
      <w:pPr>
        <w:pStyle w:val="a8"/>
      </w:pPr>
      <w:r>
        <w:sym w:font="Symbol" w:char="F02D"/>
      </w:r>
      <w:r>
        <w:t xml:space="preserve"> предположения о развитии объекта исследования. </w:t>
      </w:r>
    </w:p>
    <w:p w14:paraId="0FFE3E07" w14:textId="3D739A22" w:rsidR="00BA23C9" w:rsidRDefault="00BA23C9" w:rsidP="001179BE">
      <w:pPr>
        <w:pStyle w:val="a8"/>
      </w:pPr>
      <w:r>
        <w:t>Если выпускная квалификационная работа не содержит сведений по какой-либо из перечисленных структурных частей реферата, то в тексте реферата она опускается, при этом последовательность изложения сохраняется. Изложение материала в реферате должно быть кратким и точным. Следует избегать сложных грамматических оборотов. Объем реферата — 0,5—1 страница.</w:t>
      </w:r>
    </w:p>
  </w:comment>
  <w:comment w:id="3" w:author="Tatiana Skr" w:date="2017-05-29T16:27:00Z" w:initials="TS">
    <w:p w14:paraId="354883E7" w14:textId="77777777" w:rsidR="00BA23C9" w:rsidRDefault="00BA23C9">
      <w:pPr>
        <w:pStyle w:val="a8"/>
      </w:pPr>
      <w:r>
        <w:rPr>
          <w:rStyle w:val="a7"/>
        </w:rPr>
        <w:annotationRef/>
      </w:r>
      <w:r>
        <w:t>Введение включает:</w:t>
      </w:r>
    </w:p>
    <w:p w14:paraId="7AE731FB" w14:textId="77777777" w:rsidR="00BA23C9" w:rsidRDefault="00BA23C9" w:rsidP="004E078B">
      <w:pPr>
        <w:pStyle w:val="a8"/>
      </w:pPr>
      <w:r>
        <w:sym w:font="Symbol" w:char="F02D"/>
      </w:r>
      <w:r>
        <w:t xml:space="preserve"> актуальность темы работы; </w:t>
      </w:r>
    </w:p>
    <w:p w14:paraId="3DC4269C" w14:textId="77777777" w:rsidR="00BA23C9" w:rsidRDefault="00BA23C9" w:rsidP="004E078B">
      <w:pPr>
        <w:pStyle w:val="a8"/>
      </w:pPr>
      <w:r>
        <w:sym w:font="Symbol" w:char="F02D"/>
      </w:r>
      <w:r>
        <w:t xml:space="preserve"> степень ее разработанности; </w:t>
      </w:r>
    </w:p>
    <w:p w14:paraId="7E9C964A" w14:textId="77777777" w:rsidR="00BA23C9" w:rsidRDefault="00BA23C9" w:rsidP="004E078B">
      <w:pPr>
        <w:pStyle w:val="a8"/>
      </w:pPr>
      <w:r>
        <w:sym w:font="Symbol" w:char="F02D"/>
      </w:r>
      <w:r>
        <w:t xml:space="preserve"> объект и предмет исследования; </w:t>
      </w:r>
    </w:p>
    <w:p w14:paraId="70B143C7" w14:textId="77777777" w:rsidR="00BA23C9" w:rsidRDefault="00BA23C9" w:rsidP="004E078B">
      <w:pPr>
        <w:pStyle w:val="a8"/>
      </w:pPr>
      <w:r>
        <w:sym w:font="Symbol" w:char="F02D"/>
      </w:r>
      <w:r>
        <w:t xml:space="preserve"> цели и задачи; </w:t>
      </w:r>
    </w:p>
    <w:p w14:paraId="2A736AFD" w14:textId="77777777" w:rsidR="00BA23C9" w:rsidRDefault="00BA23C9" w:rsidP="004E078B">
      <w:pPr>
        <w:pStyle w:val="a8"/>
      </w:pPr>
      <w:r>
        <w:sym w:font="Symbol" w:char="F02D"/>
      </w:r>
      <w:r>
        <w:t xml:space="preserve"> теоретическую и/или практическую значимость работы; </w:t>
      </w:r>
    </w:p>
    <w:p w14:paraId="21A3F402" w14:textId="77777777" w:rsidR="00BA23C9" w:rsidRDefault="00BA23C9" w:rsidP="004E078B">
      <w:pPr>
        <w:pStyle w:val="a8"/>
      </w:pPr>
      <w:r>
        <w:sym w:font="Symbol" w:char="F02D"/>
      </w:r>
      <w:r>
        <w:t xml:space="preserve"> реализацию результатов и их внедрение; </w:t>
      </w:r>
    </w:p>
    <w:p w14:paraId="0C584488" w14:textId="28DC2C80" w:rsidR="00BA23C9" w:rsidRDefault="00BA23C9" w:rsidP="004E078B">
      <w:pPr>
        <w:pStyle w:val="a8"/>
      </w:pPr>
      <w:r>
        <w:sym w:font="Symbol" w:char="F02D"/>
      </w:r>
      <w:r>
        <w:t xml:space="preserve"> структуру и основное содержание частей выпускной квалификационной работы.</w:t>
      </w:r>
    </w:p>
  </w:comment>
  <w:comment w:id="36" w:author="Kalentyev Alexey" w:date="2017-06-12T19:08:00Z" w:initials="KA">
    <w:p w14:paraId="008785BC" w14:textId="060F3D3D" w:rsidR="0026458A" w:rsidRPr="0026458A" w:rsidRDefault="0026458A">
      <w:pPr>
        <w:pStyle w:val="a8"/>
      </w:pPr>
      <w:r>
        <w:rPr>
          <w:rStyle w:val="a7"/>
        </w:rPr>
        <w:annotationRef/>
      </w:r>
      <w:r>
        <w:t xml:space="preserve">Кто-то должен создавать </w:t>
      </w:r>
      <w:r>
        <w:rPr>
          <w:lang w:val="en-US"/>
        </w:rPr>
        <w:t xml:space="preserve">AC_Analysis, </w:t>
      </w:r>
      <w:r>
        <w:t>сейчас непонятно кто его хранит.</w:t>
      </w:r>
    </w:p>
  </w:comment>
  <w:comment w:id="69" w:author="Kalentyev Alexey" w:date="2017-06-11T17:46:00Z" w:initials="KA">
    <w:p w14:paraId="6CBAAA02" w14:textId="106EB075" w:rsidR="00BA23C9" w:rsidRDefault="00BA23C9">
      <w:pPr>
        <w:pStyle w:val="a8"/>
      </w:pPr>
      <w:r>
        <w:rPr>
          <w:rStyle w:val="a7"/>
        </w:rPr>
        <w:annotationRef/>
      </w:r>
      <w:r>
        <w:t>Нужны описания тестов тут и в самом коде, иначе непонятно что тестируется.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FE3E07" w15:done="0"/>
  <w15:commentEx w15:paraId="0C584488" w15:done="0"/>
  <w15:commentEx w15:paraId="008785BC" w15:done="0"/>
  <w15:commentEx w15:paraId="6CBAAA0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337E1" w14:textId="77777777" w:rsidR="00D845C4" w:rsidRDefault="00D845C4" w:rsidP="00074CAD">
      <w:pPr>
        <w:spacing w:line="240" w:lineRule="auto"/>
      </w:pPr>
      <w:r>
        <w:separator/>
      </w:r>
    </w:p>
  </w:endnote>
  <w:endnote w:type="continuationSeparator" w:id="0">
    <w:p w14:paraId="3AF60C02" w14:textId="77777777" w:rsidR="00D845C4" w:rsidRDefault="00D845C4" w:rsidP="000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403877" w14:textId="77777777" w:rsidR="00D845C4" w:rsidRDefault="00D845C4" w:rsidP="00074CAD">
      <w:pPr>
        <w:spacing w:line="240" w:lineRule="auto"/>
      </w:pPr>
      <w:r>
        <w:separator/>
      </w:r>
    </w:p>
  </w:footnote>
  <w:footnote w:type="continuationSeparator" w:id="0">
    <w:p w14:paraId="7FE53262" w14:textId="77777777" w:rsidR="00D845C4" w:rsidRDefault="00D845C4" w:rsidP="00074C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23647"/>
      <w:docPartObj>
        <w:docPartGallery w:val="Page Numbers (Top of Page)"/>
        <w:docPartUnique/>
      </w:docPartObj>
    </w:sdtPr>
    <w:sdtEndPr/>
    <w:sdtContent>
      <w:p w14:paraId="04464221" w14:textId="1CA7E24B" w:rsidR="00BA23C9" w:rsidRDefault="00BA23C9" w:rsidP="0056228E">
        <w:pPr>
          <w:pStyle w:val="af1"/>
          <w:jc w:val="center"/>
        </w:pPr>
        <w:r>
          <w:fldChar w:fldCharType="begin"/>
        </w:r>
        <w:r>
          <w:instrText>PAGE   \* MERGEFORMAT</w:instrText>
        </w:r>
        <w:r>
          <w:fldChar w:fldCharType="separate"/>
        </w:r>
        <w:r w:rsidR="0026458A">
          <w:rPr>
            <w:noProof/>
          </w:rPr>
          <w:t>63</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60F"/>
    <w:multiLevelType w:val="multilevel"/>
    <w:tmpl w:val="0D0ABF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E86E82"/>
    <w:multiLevelType w:val="hybridMultilevel"/>
    <w:tmpl w:val="700CF7B8"/>
    <w:lvl w:ilvl="0" w:tplc="E1B0DBD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A131F"/>
    <w:multiLevelType w:val="hybridMultilevel"/>
    <w:tmpl w:val="7654118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86693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B75B6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C3DF8"/>
    <w:multiLevelType w:val="multilevel"/>
    <w:tmpl w:val="96C6D740"/>
    <w:lvl w:ilvl="0">
      <w:start w:val="1"/>
      <w:numFmt w:val="decimal"/>
      <w:lvlText w:val="%1)"/>
      <w:lvlJc w:val="left"/>
      <w:pPr>
        <w:tabs>
          <w:tab w:val="num" w:pos="1134"/>
        </w:tabs>
        <w:ind w:left="0" w:firstLine="709"/>
      </w:pPr>
      <w:rPr>
        <w:rFonts w:ascii="Times New Roman" w:hAnsi="Times New Roman" w:hint="default"/>
        <w:b w:val="0"/>
        <w:i w:val="0"/>
        <w:color w:val="auto"/>
        <w:sz w:val="28"/>
        <w:u w:val="none"/>
      </w:rPr>
    </w:lvl>
    <w:lvl w:ilvl="1">
      <w:start w:val="1"/>
      <w:numFmt w:val="russianLower"/>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8B1B9D"/>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006DF"/>
    <w:multiLevelType w:val="hybridMultilevel"/>
    <w:tmpl w:val="251E4CA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7E68A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44C61"/>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10349B"/>
    <w:multiLevelType w:val="hybridMultilevel"/>
    <w:tmpl w:val="A666072C"/>
    <w:lvl w:ilvl="0" w:tplc="8BB043B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53053"/>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D323D2"/>
    <w:multiLevelType w:val="multilevel"/>
    <w:tmpl w:val="6B6A2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F967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BAF59FF"/>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1F422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8D1DB1"/>
    <w:multiLevelType w:val="hybridMultilevel"/>
    <w:tmpl w:val="96F6D4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3B3DC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7267F"/>
    <w:multiLevelType w:val="multilevel"/>
    <w:tmpl w:val="E7EE1D4C"/>
    <w:styleLink w:val="10"/>
    <w:lvl w:ilvl="0">
      <w:start w:val="1"/>
      <w:numFmt w:val="decimal"/>
      <w:lvlText w:val="%1"/>
      <w:lvlJc w:val="left"/>
      <w:pPr>
        <w:tabs>
          <w:tab w:val="num" w:pos="284"/>
        </w:tabs>
        <w:ind w:left="0" w:firstLine="0"/>
      </w:pPr>
      <w:rPr>
        <w:rFonts w:ascii="Times New Roman" w:hAnsi="Times New Roman" w:hint="default"/>
        <w:sz w:val="28"/>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284"/>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535F1ADA"/>
    <w:multiLevelType w:val="multilevel"/>
    <w:tmpl w:val="94B68A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9F712F0"/>
    <w:multiLevelType w:val="multilevel"/>
    <w:tmpl w:val="780E0F00"/>
    <w:lvl w:ilvl="0">
      <w:start w:val="1"/>
      <w:numFmt w:val="decimal"/>
      <w:lvlText w:val="%1)"/>
      <w:lvlJc w:val="left"/>
      <w:pPr>
        <w:tabs>
          <w:tab w:val="num" w:pos="1134"/>
        </w:tabs>
        <w:ind w:left="0" w:firstLine="709"/>
      </w:pPr>
      <w:rPr>
        <w:rFonts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EB4A44"/>
    <w:multiLevelType w:val="hybridMultilevel"/>
    <w:tmpl w:val="23D4C886"/>
    <w:lvl w:ilvl="0" w:tplc="5DDC280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614141"/>
    <w:multiLevelType w:val="multilevel"/>
    <w:tmpl w:val="0D3E438C"/>
    <w:styleLink w:val="20"/>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C367C9A"/>
    <w:multiLevelType w:val="hybridMultilevel"/>
    <w:tmpl w:val="DDE42FD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
    <w:abstractNumId w:val="21"/>
  </w:num>
  <w:num w:numId="3">
    <w:abstractNumId w:val="7"/>
  </w:num>
  <w:num w:numId="4">
    <w:abstractNumId w:val="19"/>
  </w:num>
  <w:num w:numId="5">
    <w:abstractNumId w:val="22"/>
  </w:num>
  <w:num w:numId="6">
    <w:abstractNumId w:val="2"/>
  </w:num>
  <w:num w:numId="7">
    <w:abstractNumId w:val="23"/>
  </w:num>
  <w:num w:numId="8">
    <w:abstractNumId w:val="16"/>
  </w:num>
  <w:num w:numId="9">
    <w:abstractNumId w:val="1"/>
  </w:num>
  <w:num w:numId="10">
    <w:abstractNumId w:val="12"/>
  </w:num>
  <w:num w:numId="11">
    <w:abstractNumId w:val="0"/>
  </w:num>
  <w:num w:numId="12">
    <w:abstractNumId w:val="18"/>
  </w:num>
  <w:num w:numId="13">
    <w:abstractNumId w:val="13"/>
  </w:num>
  <w:num w:numId="14">
    <w:abstractNumId w:val="5"/>
  </w:num>
  <w:num w:numId="15">
    <w:abstractNumId w:val="17"/>
  </w:num>
  <w:num w:numId="16">
    <w:abstractNumId w:val="5"/>
    <w:lvlOverride w:ilvl="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Override>
    <w:lvlOverride w:ilvl="1">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6"/>
  </w:num>
  <w:num w:numId="18">
    <w:abstractNumId w:val="14"/>
  </w:num>
  <w:num w:numId="19">
    <w:abstractNumId w:val="4"/>
  </w:num>
  <w:num w:numId="20">
    <w:abstractNumId w:val="10"/>
  </w:num>
  <w:num w:numId="21">
    <w:abstractNumId w:val="15"/>
  </w:num>
  <w:num w:numId="22">
    <w:abstractNumId w:val="9"/>
  </w:num>
  <w:num w:numId="23">
    <w:abstractNumId w:val="20"/>
  </w:num>
  <w:num w:numId="24">
    <w:abstractNumId w:val="11"/>
  </w:num>
  <w:num w:numId="25">
    <w:abstractNumId w:val="8"/>
  </w:num>
  <w:num w:numId="26">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tiana Skr">
    <w15:presenceInfo w15:providerId="Windows Live" w15:userId="9ae3cc771af37279"/>
  </w15:person>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AC"/>
    <w:rsid w:val="000225B4"/>
    <w:rsid w:val="0002624A"/>
    <w:rsid w:val="00070E56"/>
    <w:rsid w:val="00074CAD"/>
    <w:rsid w:val="000822D2"/>
    <w:rsid w:val="000C340E"/>
    <w:rsid w:val="000D035E"/>
    <w:rsid w:val="000D7965"/>
    <w:rsid w:val="00114CF4"/>
    <w:rsid w:val="00115810"/>
    <w:rsid w:val="00116D3E"/>
    <w:rsid w:val="001179BE"/>
    <w:rsid w:val="00120623"/>
    <w:rsid w:val="0012367F"/>
    <w:rsid w:val="0013638E"/>
    <w:rsid w:val="00176520"/>
    <w:rsid w:val="00182FD2"/>
    <w:rsid w:val="001B7E36"/>
    <w:rsid w:val="001C1766"/>
    <w:rsid w:val="001C47E8"/>
    <w:rsid w:val="001D2A83"/>
    <w:rsid w:val="00200858"/>
    <w:rsid w:val="00211772"/>
    <w:rsid w:val="002173B6"/>
    <w:rsid w:val="00241E5A"/>
    <w:rsid w:val="0026458A"/>
    <w:rsid w:val="002649B6"/>
    <w:rsid w:val="00270A4E"/>
    <w:rsid w:val="002755BD"/>
    <w:rsid w:val="002822A9"/>
    <w:rsid w:val="0028260C"/>
    <w:rsid w:val="003009D1"/>
    <w:rsid w:val="0030509E"/>
    <w:rsid w:val="0031608D"/>
    <w:rsid w:val="00316E14"/>
    <w:rsid w:val="00322A4C"/>
    <w:rsid w:val="0032415E"/>
    <w:rsid w:val="0034508E"/>
    <w:rsid w:val="003500AC"/>
    <w:rsid w:val="00354B6D"/>
    <w:rsid w:val="00365E71"/>
    <w:rsid w:val="0038195C"/>
    <w:rsid w:val="00382063"/>
    <w:rsid w:val="00383BE4"/>
    <w:rsid w:val="003C6F35"/>
    <w:rsid w:val="003D4D8E"/>
    <w:rsid w:val="003D6F08"/>
    <w:rsid w:val="003E1EC7"/>
    <w:rsid w:val="003E6D2C"/>
    <w:rsid w:val="003E7A12"/>
    <w:rsid w:val="003F5B1D"/>
    <w:rsid w:val="00441C6B"/>
    <w:rsid w:val="00455C8C"/>
    <w:rsid w:val="004756B5"/>
    <w:rsid w:val="00487BFF"/>
    <w:rsid w:val="004A3961"/>
    <w:rsid w:val="004C5233"/>
    <w:rsid w:val="004C6C6A"/>
    <w:rsid w:val="004D025E"/>
    <w:rsid w:val="004D724E"/>
    <w:rsid w:val="004E078B"/>
    <w:rsid w:val="004E0C67"/>
    <w:rsid w:val="004E1F94"/>
    <w:rsid w:val="00502714"/>
    <w:rsid w:val="0053654B"/>
    <w:rsid w:val="00550784"/>
    <w:rsid w:val="00556407"/>
    <w:rsid w:val="0056228E"/>
    <w:rsid w:val="005730F8"/>
    <w:rsid w:val="005766B9"/>
    <w:rsid w:val="00580536"/>
    <w:rsid w:val="00582EA5"/>
    <w:rsid w:val="005832FC"/>
    <w:rsid w:val="00594650"/>
    <w:rsid w:val="005A2132"/>
    <w:rsid w:val="005C270A"/>
    <w:rsid w:val="005D12DE"/>
    <w:rsid w:val="006002CF"/>
    <w:rsid w:val="00605160"/>
    <w:rsid w:val="006077C7"/>
    <w:rsid w:val="006165F2"/>
    <w:rsid w:val="00617FC2"/>
    <w:rsid w:val="00631677"/>
    <w:rsid w:val="00636E6C"/>
    <w:rsid w:val="006636F8"/>
    <w:rsid w:val="00666C66"/>
    <w:rsid w:val="006A4F7B"/>
    <w:rsid w:val="006F0517"/>
    <w:rsid w:val="006F5BAA"/>
    <w:rsid w:val="00700A93"/>
    <w:rsid w:val="007038AA"/>
    <w:rsid w:val="00705330"/>
    <w:rsid w:val="00710784"/>
    <w:rsid w:val="00717AB8"/>
    <w:rsid w:val="00721500"/>
    <w:rsid w:val="00733A1E"/>
    <w:rsid w:val="00743672"/>
    <w:rsid w:val="0077421A"/>
    <w:rsid w:val="007811F6"/>
    <w:rsid w:val="007A396A"/>
    <w:rsid w:val="007D4894"/>
    <w:rsid w:val="007E6C80"/>
    <w:rsid w:val="007F50A1"/>
    <w:rsid w:val="00852DA5"/>
    <w:rsid w:val="00854FA2"/>
    <w:rsid w:val="008A6BBE"/>
    <w:rsid w:val="008B0C25"/>
    <w:rsid w:val="008D086B"/>
    <w:rsid w:val="008F5359"/>
    <w:rsid w:val="009034D9"/>
    <w:rsid w:val="00923E3F"/>
    <w:rsid w:val="009672D2"/>
    <w:rsid w:val="009B369B"/>
    <w:rsid w:val="009C62B9"/>
    <w:rsid w:val="00A14C79"/>
    <w:rsid w:val="00A23DBC"/>
    <w:rsid w:val="00A56894"/>
    <w:rsid w:val="00A64B51"/>
    <w:rsid w:val="00A67C4A"/>
    <w:rsid w:val="00A8119D"/>
    <w:rsid w:val="00A811E8"/>
    <w:rsid w:val="00A86122"/>
    <w:rsid w:val="00AA6C6A"/>
    <w:rsid w:val="00AB4084"/>
    <w:rsid w:val="00AB5D94"/>
    <w:rsid w:val="00AC7789"/>
    <w:rsid w:val="00AD07C9"/>
    <w:rsid w:val="00AE164B"/>
    <w:rsid w:val="00AE2080"/>
    <w:rsid w:val="00AF1503"/>
    <w:rsid w:val="00AF2612"/>
    <w:rsid w:val="00B727D8"/>
    <w:rsid w:val="00B743AC"/>
    <w:rsid w:val="00B75694"/>
    <w:rsid w:val="00B76486"/>
    <w:rsid w:val="00BA23C9"/>
    <w:rsid w:val="00BA4502"/>
    <w:rsid w:val="00BD6E76"/>
    <w:rsid w:val="00BF423D"/>
    <w:rsid w:val="00C36DAF"/>
    <w:rsid w:val="00C5008D"/>
    <w:rsid w:val="00C514DC"/>
    <w:rsid w:val="00C60DF4"/>
    <w:rsid w:val="00C716CA"/>
    <w:rsid w:val="00C9423B"/>
    <w:rsid w:val="00CC27F0"/>
    <w:rsid w:val="00CC4C30"/>
    <w:rsid w:val="00CE03B4"/>
    <w:rsid w:val="00D11948"/>
    <w:rsid w:val="00D531B6"/>
    <w:rsid w:val="00D537B9"/>
    <w:rsid w:val="00D661FE"/>
    <w:rsid w:val="00D668F6"/>
    <w:rsid w:val="00D740BF"/>
    <w:rsid w:val="00D845C4"/>
    <w:rsid w:val="00DA0EBF"/>
    <w:rsid w:val="00DB06C2"/>
    <w:rsid w:val="00DD2843"/>
    <w:rsid w:val="00DD6A32"/>
    <w:rsid w:val="00DE2D83"/>
    <w:rsid w:val="00DF5A66"/>
    <w:rsid w:val="00E24652"/>
    <w:rsid w:val="00E31BAD"/>
    <w:rsid w:val="00E549F6"/>
    <w:rsid w:val="00E65E89"/>
    <w:rsid w:val="00EA7695"/>
    <w:rsid w:val="00ED1347"/>
    <w:rsid w:val="00EF2E89"/>
    <w:rsid w:val="00EF7E25"/>
    <w:rsid w:val="00F2023F"/>
    <w:rsid w:val="00F27099"/>
    <w:rsid w:val="00F41BE5"/>
    <w:rsid w:val="00F55351"/>
    <w:rsid w:val="00F61D8E"/>
    <w:rsid w:val="00F65729"/>
    <w:rsid w:val="00F97BEA"/>
    <w:rsid w:val="00FA4184"/>
    <w:rsid w:val="00FD40FA"/>
    <w:rsid w:val="00FE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037A"/>
  <w15:chartTrackingRefBased/>
  <w15:docId w15:val="{63007CCC-605A-497A-9E4B-D3B60FFF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822D2"/>
    <w:pPr>
      <w:tabs>
        <w:tab w:val="left" w:pos="709"/>
      </w:tabs>
      <w:spacing w:after="0" w:line="360" w:lineRule="auto"/>
      <w:jc w:val="both"/>
    </w:pPr>
    <w:rPr>
      <w:rFonts w:ascii="Times New Roman" w:hAnsi="Times New Roman"/>
      <w:sz w:val="28"/>
    </w:rPr>
  </w:style>
  <w:style w:type="paragraph" w:styleId="1">
    <w:name w:val="heading 1"/>
    <w:basedOn w:val="a"/>
    <w:next w:val="a"/>
    <w:link w:val="11"/>
    <w:autoRedefine/>
    <w:uiPriority w:val="9"/>
    <w:qFormat/>
    <w:rsid w:val="0032415E"/>
    <w:pPr>
      <w:keepNext/>
      <w:keepLines/>
      <w:numPr>
        <w:numId w:val="11"/>
      </w:numPr>
      <w:tabs>
        <w:tab w:val="clear" w:pos="709"/>
      </w:tabs>
      <w:spacing w:after="360"/>
      <w:contextualSpacing/>
      <w:jc w:val="center"/>
      <w:outlineLvl w:val="0"/>
    </w:pPr>
    <w:rPr>
      <w:rFonts w:eastAsiaTheme="majorEastAsia" w:cstheme="majorBidi"/>
      <w:b/>
      <w:szCs w:val="32"/>
      <w:lang w:eastAsia="ru-RU"/>
    </w:rPr>
  </w:style>
  <w:style w:type="paragraph" w:styleId="2">
    <w:name w:val="heading 2"/>
    <w:basedOn w:val="a"/>
    <w:next w:val="a"/>
    <w:link w:val="21"/>
    <w:autoRedefine/>
    <w:uiPriority w:val="9"/>
    <w:unhideWhenUsed/>
    <w:qFormat/>
    <w:rsid w:val="00322A4C"/>
    <w:pPr>
      <w:keepNext/>
      <w:keepLines/>
      <w:numPr>
        <w:ilvl w:val="1"/>
        <w:numId w:val="11"/>
      </w:numPr>
      <w:spacing w:after="360"/>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DA0EBF"/>
    <w:pPr>
      <w:keepNext/>
      <w:keepLines/>
      <w:numPr>
        <w:ilvl w:val="2"/>
        <w:numId w:val="11"/>
      </w:numPr>
      <w:spacing w:line="720" w:lineRule="auto"/>
      <w:jc w:val="center"/>
      <w:outlineLvl w:val="2"/>
    </w:pPr>
    <w:rPr>
      <w:rFonts w:eastAsiaTheme="majorEastAsia" w:cstheme="majorBidi"/>
      <w:b/>
      <w:szCs w:val="24"/>
    </w:rPr>
  </w:style>
  <w:style w:type="paragraph" w:styleId="4">
    <w:name w:val="heading 4"/>
    <w:basedOn w:val="a"/>
    <w:next w:val="a"/>
    <w:link w:val="40"/>
    <w:autoRedefine/>
    <w:uiPriority w:val="9"/>
    <w:unhideWhenUsed/>
    <w:qFormat/>
    <w:rsid w:val="0012367F"/>
    <w:pPr>
      <w:keepNext/>
      <w:keepLines/>
      <w:numPr>
        <w:ilvl w:val="3"/>
        <w:numId w:val="11"/>
      </w:numPr>
      <w:outlineLvl w:val="3"/>
    </w:pPr>
    <w:rPr>
      <w:rFonts w:eastAsiaTheme="majorEastAsia" w:cstheme="majorBidi"/>
      <w:b/>
      <w:iCs/>
    </w:rPr>
  </w:style>
  <w:style w:type="paragraph" w:styleId="5">
    <w:name w:val="heading 5"/>
    <w:basedOn w:val="a"/>
    <w:next w:val="a"/>
    <w:link w:val="50"/>
    <w:uiPriority w:val="9"/>
    <w:semiHidden/>
    <w:unhideWhenUsed/>
    <w:qFormat/>
    <w:rsid w:val="0012367F"/>
    <w:pPr>
      <w:keepNext/>
      <w:keepLines/>
      <w:numPr>
        <w:ilvl w:val="4"/>
        <w:numId w:val="11"/>
      </w:numPr>
      <w:outlineLvl w:val="4"/>
    </w:pPr>
    <w:rPr>
      <w:rFonts w:eastAsiaTheme="majorEastAsia" w:cstheme="majorBidi"/>
      <w:b/>
    </w:rPr>
  </w:style>
  <w:style w:type="paragraph" w:styleId="6">
    <w:name w:val="heading 6"/>
    <w:basedOn w:val="a"/>
    <w:next w:val="a"/>
    <w:link w:val="60"/>
    <w:uiPriority w:val="9"/>
    <w:semiHidden/>
    <w:unhideWhenUsed/>
    <w:qFormat/>
    <w:rsid w:val="00074CAD"/>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4CAD"/>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4CA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4CA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0">
    <w:name w:val="Стиль1"/>
    <w:uiPriority w:val="99"/>
    <w:rsid w:val="005C270A"/>
    <w:pPr>
      <w:numPr>
        <w:numId w:val="12"/>
      </w:numPr>
    </w:pPr>
  </w:style>
  <w:style w:type="character" w:customStyle="1" w:styleId="11">
    <w:name w:val="Заголовок 1 Знак"/>
    <w:basedOn w:val="a0"/>
    <w:link w:val="1"/>
    <w:uiPriority w:val="9"/>
    <w:rsid w:val="0032415E"/>
    <w:rPr>
      <w:rFonts w:ascii="Times New Roman" w:eastAsiaTheme="majorEastAsia" w:hAnsi="Times New Roman" w:cstheme="majorBidi"/>
      <w:b/>
      <w:sz w:val="28"/>
      <w:szCs w:val="32"/>
      <w:lang w:eastAsia="ru-RU"/>
    </w:rPr>
  </w:style>
  <w:style w:type="character" w:customStyle="1" w:styleId="21">
    <w:name w:val="Заголовок 2 Знак"/>
    <w:basedOn w:val="a0"/>
    <w:link w:val="2"/>
    <w:uiPriority w:val="9"/>
    <w:rsid w:val="00322A4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A0EBF"/>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5C270A"/>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5C270A"/>
    <w:rPr>
      <w:rFonts w:ascii="Times New Roman" w:eastAsiaTheme="majorEastAsia" w:hAnsi="Times New Roman" w:cstheme="majorBidi"/>
      <w:b/>
      <w:sz w:val="28"/>
    </w:rPr>
  </w:style>
  <w:style w:type="paragraph" w:styleId="12">
    <w:name w:val="toc 1"/>
    <w:basedOn w:val="a"/>
    <w:next w:val="a"/>
    <w:autoRedefine/>
    <w:uiPriority w:val="39"/>
    <w:unhideWhenUsed/>
    <w:qFormat/>
    <w:rsid w:val="00700A93"/>
    <w:pPr>
      <w:tabs>
        <w:tab w:val="clear" w:pos="709"/>
        <w:tab w:val="left" w:pos="440"/>
        <w:tab w:val="right" w:leader="dot" w:pos="9639"/>
      </w:tabs>
      <w:contextualSpacing/>
    </w:pPr>
  </w:style>
  <w:style w:type="paragraph" w:styleId="a3">
    <w:name w:val="TOC Heading"/>
    <w:basedOn w:val="1"/>
    <w:next w:val="a"/>
    <w:autoRedefine/>
    <w:uiPriority w:val="39"/>
    <w:unhideWhenUsed/>
    <w:qFormat/>
    <w:rsid w:val="005C270A"/>
    <w:pPr>
      <w:numPr>
        <w:numId w:val="0"/>
      </w:numPr>
      <w:contextualSpacing w:val="0"/>
      <w:outlineLvl w:val="9"/>
    </w:pPr>
  </w:style>
  <w:style w:type="paragraph" w:styleId="22">
    <w:name w:val="toc 2"/>
    <w:basedOn w:val="a"/>
    <w:next w:val="a"/>
    <w:autoRedefine/>
    <w:uiPriority w:val="39"/>
    <w:unhideWhenUsed/>
    <w:qFormat/>
    <w:rsid w:val="005C270A"/>
    <w:pPr>
      <w:tabs>
        <w:tab w:val="right" w:leader="dot" w:pos="9639"/>
      </w:tabs>
      <w:ind w:left="170"/>
      <w:jc w:val="left"/>
    </w:pPr>
    <w:rPr>
      <w:rFonts w:eastAsiaTheme="minorEastAsia" w:cs="Times New Roman"/>
      <w:lang w:eastAsia="ru-RU"/>
    </w:rPr>
  </w:style>
  <w:style w:type="paragraph" w:styleId="a4">
    <w:name w:val="No Spacing"/>
    <w:uiPriority w:val="1"/>
    <w:qFormat/>
    <w:rsid w:val="00666C66"/>
    <w:pPr>
      <w:spacing w:after="0" w:line="360" w:lineRule="auto"/>
    </w:pPr>
    <w:rPr>
      <w:rFonts w:ascii="Times New Roman" w:hAnsi="Times New Roman"/>
      <w:sz w:val="28"/>
    </w:rPr>
  </w:style>
  <w:style w:type="paragraph" w:styleId="a5">
    <w:name w:val="List Paragraph"/>
    <w:basedOn w:val="a"/>
    <w:uiPriority w:val="34"/>
    <w:qFormat/>
    <w:rsid w:val="00383BE4"/>
    <w:pPr>
      <w:tabs>
        <w:tab w:val="clear" w:pos="709"/>
        <w:tab w:val="left" w:pos="1134"/>
      </w:tabs>
      <w:ind w:firstLine="709"/>
      <w:contextualSpacing/>
    </w:pPr>
  </w:style>
  <w:style w:type="paragraph" w:styleId="a6">
    <w:name w:val="caption"/>
    <w:aliases w:val="Название рисунка"/>
    <w:basedOn w:val="a"/>
    <w:next w:val="a"/>
    <w:uiPriority w:val="35"/>
    <w:unhideWhenUsed/>
    <w:qFormat/>
    <w:rsid w:val="00666C66"/>
    <w:pPr>
      <w:tabs>
        <w:tab w:val="clear" w:pos="709"/>
      </w:tabs>
      <w:jc w:val="center"/>
    </w:pPr>
    <w:rPr>
      <w:iCs/>
      <w:szCs w:val="18"/>
    </w:rPr>
  </w:style>
  <w:style w:type="character" w:styleId="a7">
    <w:name w:val="annotation reference"/>
    <w:basedOn w:val="a0"/>
    <w:uiPriority w:val="99"/>
    <w:semiHidden/>
    <w:unhideWhenUsed/>
    <w:rsid w:val="00487BFF"/>
    <w:rPr>
      <w:sz w:val="16"/>
      <w:szCs w:val="16"/>
    </w:rPr>
  </w:style>
  <w:style w:type="paragraph" w:styleId="a8">
    <w:name w:val="annotation text"/>
    <w:basedOn w:val="a"/>
    <w:link w:val="a9"/>
    <w:uiPriority w:val="99"/>
    <w:semiHidden/>
    <w:unhideWhenUsed/>
    <w:rsid w:val="00487BFF"/>
    <w:pPr>
      <w:spacing w:line="240" w:lineRule="auto"/>
    </w:pPr>
    <w:rPr>
      <w:sz w:val="20"/>
      <w:szCs w:val="20"/>
    </w:rPr>
  </w:style>
  <w:style w:type="character" w:customStyle="1" w:styleId="a9">
    <w:name w:val="Текст примечания Знак"/>
    <w:basedOn w:val="a0"/>
    <w:link w:val="a8"/>
    <w:uiPriority w:val="99"/>
    <w:semiHidden/>
    <w:rsid w:val="00487BFF"/>
    <w:rPr>
      <w:rFonts w:ascii="Times New Roman" w:hAnsi="Times New Roman"/>
      <w:sz w:val="20"/>
      <w:szCs w:val="20"/>
    </w:rPr>
  </w:style>
  <w:style w:type="paragraph" w:styleId="aa">
    <w:name w:val="annotation subject"/>
    <w:basedOn w:val="a8"/>
    <w:next w:val="a8"/>
    <w:link w:val="ab"/>
    <w:uiPriority w:val="99"/>
    <w:semiHidden/>
    <w:unhideWhenUsed/>
    <w:rsid w:val="00487BFF"/>
    <w:rPr>
      <w:b/>
      <w:bCs/>
    </w:rPr>
  </w:style>
  <w:style w:type="character" w:customStyle="1" w:styleId="ab">
    <w:name w:val="Тема примечания Знак"/>
    <w:basedOn w:val="a9"/>
    <w:link w:val="aa"/>
    <w:uiPriority w:val="99"/>
    <w:semiHidden/>
    <w:rsid w:val="00487BFF"/>
    <w:rPr>
      <w:rFonts w:ascii="Times New Roman" w:hAnsi="Times New Roman"/>
      <w:b/>
      <w:bCs/>
      <w:sz w:val="20"/>
      <w:szCs w:val="20"/>
    </w:rPr>
  </w:style>
  <w:style w:type="paragraph" w:styleId="ac">
    <w:name w:val="Balloon Text"/>
    <w:basedOn w:val="a"/>
    <w:link w:val="ad"/>
    <w:uiPriority w:val="99"/>
    <w:semiHidden/>
    <w:unhideWhenUsed/>
    <w:rsid w:val="00487BFF"/>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87BFF"/>
    <w:rPr>
      <w:rFonts w:ascii="Segoe UI" w:hAnsi="Segoe UI" w:cs="Segoe UI"/>
      <w:sz w:val="18"/>
      <w:szCs w:val="18"/>
    </w:rPr>
  </w:style>
  <w:style w:type="character" w:styleId="ae">
    <w:name w:val="Hyperlink"/>
    <w:basedOn w:val="a0"/>
    <w:uiPriority w:val="99"/>
    <w:unhideWhenUsed/>
    <w:rsid w:val="0013638E"/>
    <w:rPr>
      <w:color w:val="0563C1" w:themeColor="hyperlink"/>
      <w:u w:val="single"/>
    </w:rPr>
  </w:style>
  <w:style w:type="paragraph" w:styleId="af">
    <w:name w:val="Revision"/>
    <w:hidden/>
    <w:uiPriority w:val="99"/>
    <w:semiHidden/>
    <w:rsid w:val="001179BE"/>
    <w:pPr>
      <w:spacing w:after="0" w:line="240" w:lineRule="auto"/>
    </w:pPr>
    <w:rPr>
      <w:rFonts w:ascii="Times New Roman" w:hAnsi="Times New Roman"/>
      <w:sz w:val="28"/>
    </w:rPr>
  </w:style>
  <w:style w:type="character" w:customStyle="1" w:styleId="60">
    <w:name w:val="Заголовок 6 Знак"/>
    <w:basedOn w:val="a0"/>
    <w:link w:val="6"/>
    <w:uiPriority w:val="9"/>
    <w:semiHidden/>
    <w:rsid w:val="00074CA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4CA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4CA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4CAD"/>
    <w:rPr>
      <w:rFonts w:asciiTheme="majorHAnsi" w:eastAsiaTheme="majorEastAsia" w:hAnsiTheme="majorHAnsi" w:cstheme="majorBidi"/>
      <w:i/>
      <w:iCs/>
      <w:color w:val="272727" w:themeColor="text1" w:themeTint="D8"/>
      <w:sz w:val="21"/>
      <w:szCs w:val="21"/>
    </w:rPr>
  </w:style>
  <w:style w:type="table" w:styleId="af0">
    <w:name w:val="Table Grid"/>
    <w:basedOn w:val="a1"/>
    <w:uiPriority w:val="39"/>
    <w:rsid w:val="000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74CAD"/>
    <w:pPr>
      <w:tabs>
        <w:tab w:val="clear" w:pos="709"/>
        <w:tab w:val="center" w:pos="4677"/>
        <w:tab w:val="right" w:pos="9355"/>
      </w:tabs>
      <w:spacing w:line="240" w:lineRule="auto"/>
    </w:pPr>
  </w:style>
  <w:style w:type="character" w:customStyle="1" w:styleId="af2">
    <w:name w:val="Верхний колонтитул Знак"/>
    <w:basedOn w:val="a0"/>
    <w:link w:val="af1"/>
    <w:uiPriority w:val="99"/>
    <w:rsid w:val="00074CAD"/>
    <w:rPr>
      <w:rFonts w:ascii="Times New Roman" w:hAnsi="Times New Roman"/>
      <w:sz w:val="28"/>
    </w:rPr>
  </w:style>
  <w:style w:type="paragraph" w:styleId="af3">
    <w:name w:val="footer"/>
    <w:basedOn w:val="a"/>
    <w:link w:val="af4"/>
    <w:uiPriority w:val="99"/>
    <w:unhideWhenUsed/>
    <w:rsid w:val="00074CAD"/>
    <w:pPr>
      <w:tabs>
        <w:tab w:val="clear" w:pos="709"/>
        <w:tab w:val="center" w:pos="4677"/>
        <w:tab w:val="right" w:pos="9355"/>
      </w:tabs>
      <w:spacing w:line="240" w:lineRule="auto"/>
    </w:pPr>
  </w:style>
  <w:style w:type="character" w:customStyle="1" w:styleId="af4">
    <w:name w:val="Нижний колонтитул Знак"/>
    <w:basedOn w:val="a0"/>
    <w:link w:val="af3"/>
    <w:uiPriority w:val="99"/>
    <w:rsid w:val="00074CAD"/>
    <w:rPr>
      <w:rFonts w:ascii="Times New Roman" w:hAnsi="Times New Roman"/>
      <w:sz w:val="28"/>
    </w:rPr>
  </w:style>
  <w:style w:type="character" w:customStyle="1" w:styleId="apple-converted-space">
    <w:name w:val="apple-converted-space"/>
    <w:basedOn w:val="a0"/>
    <w:rsid w:val="00666C66"/>
  </w:style>
  <w:style w:type="character" w:styleId="af5">
    <w:name w:val="Strong"/>
    <w:basedOn w:val="a0"/>
    <w:uiPriority w:val="22"/>
    <w:qFormat/>
    <w:rsid w:val="00666C66"/>
    <w:rPr>
      <w:b/>
      <w:bCs/>
    </w:rPr>
  </w:style>
  <w:style w:type="character" w:customStyle="1" w:styleId="hljs-keyword">
    <w:name w:val="hljs-keyword"/>
    <w:basedOn w:val="a0"/>
    <w:rsid w:val="00666C66"/>
  </w:style>
  <w:style w:type="character" w:customStyle="1" w:styleId="hljs-function">
    <w:name w:val="hljs-function"/>
    <w:basedOn w:val="a0"/>
    <w:rsid w:val="00666C66"/>
  </w:style>
  <w:style w:type="character" w:customStyle="1" w:styleId="hljs-title">
    <w:name w:val="hljs-title"/>
    <w:basedOn w:val="a0"/>
    <w:rsid w:val="00666C66"/>
  </w:style>
  <w:style w:type="character" w:customStyle="1" w:styleId="hljs-params">
    <w:name w:val="hljs-params"/>
    <w:basedOn w:val="a0"/>
    <w:rsid w:val="00666C66"/>
  </w:style>
  <w:style w:type="character" w:customStyle="1" w:styleId="hljs-comment">
    <w:name w:val="hljs-comment"/>
    <w:basedOn w:val="a0"/>
    <w:rsid w:val="00666C66"/>
  </w:style>
  <w:style w:type="character" w:customStyle="1" w:styleId="hljs-number">
    <w:name w:val="hljs-number"/>
    <w:basedOn w:val="a0"/>
    <w:rsid w:val="00666C66"/>
  </w:style>
  <w:style w:type="paragraph" w:customStyle="1" w:styleId="msonormal0">
    <w:name w:val="msonormal"/>
    <w:basedOn w:val="a"/>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666C66"/>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6C66"/>
    <w:rPr>
      <w:rFonts w:ascii="Courier New" w:eastAsia="Times New Roman" w:hAnsi="Courier New" w:cs="Courier New"/>
      <w:sz w:val="20"/>
      <w:szCs w:val="20"/>
      <w:lang w:eastAsia="ru-RU"/>
    </w:rPr>
  </w:style>
  <w:style w:type="character" w:styleId="HTML1">
    <w:name w:val="HTML Code"/>
    <w:basedOn w:val="a0"/>
    <w:uiPriority w:val="99"/>
    <w:semiHidden/>
    <w:unhideWhenUsed/>
    <w:rsid w:val="00666C66"/>
    <w:rPr>
      <w:rFonts w:ascii="Courier New" w:eastAsia="Times New Roman" w:hAnsi="Courier New" w:cs="Courier New"/>
      <w:sz w:val="20"/>
      <w:szCs w:val="20"/>
    </w:rPr>
  </w:style>
  <w:style w:type="character" w:customStyle="1" w:styleId="hljs-literal">
    <w:name w:val="hljs-literal"/>
    <w:basedOn w:val="a0"/>
    <w:rsid w:val="00666C66"/>
  </w:style>
  <w:style w:type="character" w:customStyle="1" w:styleId="hljs-builtin">
    <w:name w:val="hljs-built_in"/>
    <w:basedOn w:val="a0"/>
    <w:rsid w:val="00666C66"/>
  </w:style>
  <w:style w:type="character" w:customStyle="1" w:styleId="hljs-string">
    <w:name w:val="hljs-string"/>
    <w:basedOn w:val="a0"/>
    <w:rsid w:val="00666C66"/>
  </w:style>
  <w:style w:type="character" w:styleId="af6">
    <w:name w:val="Emphasis"/>
    <w:basedOn w:val="a0"/>
    <w:uiPriority w:val="20"/>
    <w:qFormat/>
    <w:rsid w:val="00666C66"/>
    <w:rPr>
      <w:i/>
      <w:iCs/>
    </w:rPr>
  </w:style>
  <w:style w:type="paragraph" w:styleId="af7">
    <w:name w:val="Normal (Web)"/>
    <w:basedOn w:val="a"/>
    <w:uiPriority w:val="99"/>
    <w:semiHidden/>
    <w:unhideWhenUsed/>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customStyle="1" w:styleId="sentence">
    <w:name w:val="sentence"/>
    <w:basedOn w:val="a0"/>
    <w:rsid w:val="00666C66"/>
  </w:style>
  <w:style w:type="character" w:customStyle="1" w:styleId="lwcollapsibleareatitle">
    <w:name w:val="lw_collapsiblearea_title"/>
    <w:basedOn w:val="a0"/>
    <w:rsid w:val="00666C66"/>
  </w:style>
  <w:style w:type="character" w:customStyle="1" w:styleId="alerttitle">
    <w:name w:val="alerttitle"/>
    <w:basedOn w:val="a0"/>
    <w:rsid w:val="00666C66"/>
  </w:style>
  <w:style w:type="paragraph" w:customStyle="1" w:styleId="af8">
    <w:name w:val="Код программы"/>
    <w:basedOn w:val="a"/>
    <w:link w:val="af9"/>
    <w:autoRedefine/>
    <w:qFormat/>
    <w:rsid w:val="00DE2D83"/>
    <w:pPr>
      <w:spacing w:after="120" w:line="240" w:lineRule="auto"/>
      <w:contextualSpacing/>
    </w:pPr>
    <w:rPr>
      <w:rFonts w:ascii="Consolas" w:hAnsi="Consolas" w:cs="Courier New"/>
      <w:sz w:val="22"/>
      <w:szCs w:val="20"/>
      <w:lang w:val="en-US"/>
    </w:rPr>
  </w:style>
  <w:style w:type="character" w:customStyle="1" w:styleId="af9">
    <w:name w:val="Код программы Знак"/>
    <w:basedOn w:val="a0"/>
    <w:link w:val="af8"/>
    <w:rsid w:val="00DE2D83"/>
    <w:rPr>
      <w:rFonts w:ascii="Consolas" w:hAnsi="Consolas" w:cs="Courier New"/>
      <w:szCs w:val="20"/>
      <w:lang w:val="en-US"/>
    </w:rPr>
  </w:style>
  <w:style w:type="character" w:styleId="afa">
    <w:name w:val="FollowedHyperlink"/>
    <w:basedOn w:val="a0"/>
    <w:uiPriority w:val="99"/>
    <w:semiHidden/>
    <w:unhideWhenUsed/>
    <w:rsid w:val="00666C66"/>
    <w:rPr>
      <w:color w:val="954F72" w:themeColor="followedHyperlink"/>
      <w:u w:val="single"/>
    </w:rPr>
  </w:style>
  <w:style w:type="paragraph" w:customStyle="1" w:styleId="afb">
    <w:name w:val="Чертежный"/>
    <w:rsid w:val="00A64B51"/>
    <w:pPr>
      <w:spacing w:after="0" w:line="240" w:lineRule="auto"/>
      <w:jc w:val="both"/>
    </w:pPr>
    <w:rPr>
      <w:rFonts w:ascii="ISOCPEUR" w:eastAsia="Times New Roman" w:hAnsi="ISOCPEUR" w:cs="Times New Roman"/>
      <w:i/>
      <w:sz w:val="28"/>
      <w:szCs w:val="20"/>
      <w:lang w:val="uk-UA" w:eastAsia="ru-RU"/>
    </w:rPr>
  </w:style>
  <w:style w:type="paragraph" w:customStyle="1" w:styleId="afc">
    <w:name w:val="Текст таблицы"/>
    <w:basedOn w:val="a"/>
    <w:next w:val="a"/>
    <w:autoRedefine/>
    <w:qFormat/>
    <w:rsid w:val="00B76486"/>
    <w:pPr>
      <w:tabs>
        <w:tab w:val="clear" w:pos="709"/>
      </w:tabs>
      <w:contextualSpacing/>
      <w:jc w:val="left"/>
    </w:pPr>
    <w:rPr>
      <w:rFonts w:eastAsia="Calibri" w:cs="Times New Roman"/>
      <w:sz w:val="24"/>
    </w:rPr>
  </w:style>
  <w:style w:type="numbering" w:customStyle="1" w:styleId="20">
    <w:name w:val="Стиль2"/>
    <w:uiPriority w:val="99"/>
    <w:rsid w:val="0053654B"/>
    <w:pPr>
      <w:numPr>
        <w:numId w:val="5"/>
      </w:numPr>
    </w:pPr>
  </w:style>
  <w:style w:type="paragraph" w:styleId="31">
    <w:name w:val="toc 3"/>
    <w:basedOn w:val="a"/>
    <w:next w:val="a"/>
    <w:autoRedefine/>
    <w:uiPriority w:val="39"/>
    <w:unhideWhenUsed/>
    <w:rsid w:val="00F41BE5"/>
    <w:pPr>
      <w:tabs>
        <w:tab w:val="clear" w:pos="709"/>
      </w:tabs>
      <w:ind w:left="561"/>
    </w:pPr>
  </w:style>
  <w:style w:type="paragraph" w:customStyle="1" w:styleId="afd">
    <w:name w:val="Текст в таблице"/>
    <w:basedOn w:val="a"/>
    <w:link w:val="afe"/>
    <w:qFormat/>
    <w:rsid w:val="00E549F6"/>
    <w:pPr>
      <w:spacing w:line="240" w:lineRule="auto"/>
    </w:pPr>
  </w:style>
  <w:style w:type="character" w:customStyle="1" w:styleId="afe">
    <w:name w:val="Текст в таблице Знак"/>
    <w:basedOn w:val="a0"/>
    <w:link w:val="afd"/>
    <w:rsid w:val="00E549F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6497">
      <w:bodyDiv w:val="1"/>
      <w:marLeft w:val="0"/>
      <w:marRight w:val="0"/>
      <w:marTop w:val="0"/>
      <w:marBottom w:val="0"/>
      <w:divBdr>
        <w:top w:val="none" w:sz="0" w:space="0" w:color="auto"/>
        <w:left w:val="none" w:sz="0" w:space="0" w:color="auto"/>
        <w:bottom w:val="none" w:sz="0" w:space="0" w:color="auto"/>
        <w:right w:val="none" w:sz="0" w:space="0" w:color="auto"/>
      </w:divBdr>
    </w:div>
    <w:div w:id="526872084">
      <w:bodyDiv w:val="1"/>
      <w:marLeft w:val="0"/>
      <w:marRight w:val="0"/>
      <w:marTop w:val="0"/>
      <w:marBottom w:val="0"/>
      <w:divBdr>
        <w:top w:val="none" w:sz="0" w:space="0" w:color="auto"/>
        <w:left w:val="none" w:sz="0" w:space="0" w:color="auto"/>
        <w:bottom w:val="none" w:sz="0" w:space="0" w:color="auto"/>
        <w:right w:val="none" w:sz="0" w:space="0" w:color="auto"/>
      </w:divBdr>
    </w:div>
    <w:div w:id="551038451">
      <w:bodyDiv w:val="1"/>
      <w:marLeft w:val="0"/>
      <w:marRight w:val="0"/>
      <w:marTop w:val="0"/>
      <w:marBottom w:val="0"/>
      <w:divBdr>
        <w:top w:val="none" w:sz="0" w:space="0" w:color="auto"/>
        <w:left w:val="none" w:sz="0" w:space="0" w:color="auto"/>
        <w:bottom w:val="none" w:sz="0" w:space="0" w:color="auto"/>
        <w:right w:val="none" w:sz="0" w:space="0" w:color="auto"/>
      </w:divBdr>
    </w:div>
    <w:div w:id="592780865">
      <w:bodyDiv w:val="1"/>
      <w:marLeft w:val="0"/>
      <w:marRight w:val="0"/>
      <w:marTop w:val="0"/>
      <w:marBottom w:val="0"/>
      <w:divBdr>
        <w:top w:val="none" w:sz="0" w:space="0" w:color="auto"/>
        <w:left w:val="none" w:sz="0" w:space="0" w:color="auto"/>
        <w:bottom w:val="none" w:sz="0" w:space="0" w:color="auto"/>
        <w:right w:val="none" w:sz="0" w:space="0" w:color="auto"/>
      </w:divBdr>
      <w:divsChild>
        <w:div w:id="913200015">
          <w:marLeft w:val="274"/>
          <w:marRight w:val="0"/>
          <w:marTop w:val="150"/>
          <w:marBottom w:val="0"/>
          <w:divBdr>
            <w:top w:val="none" w:sz="0" w:space="0" w:color="auto"/>
            <w:left w:val="none" w:sz="0" w:space="0" w:color="auto"/>
            <w:bottom w:val="none" w:sz="0" w:space="0" w:color="auto"/>
            <w:right w:val="none" w:sz="0" w:space="0" w:color="auto"/>
          </w:divBdr>
        </w:div>
      </w:divsChild>
    </w:div>
    <w:div w:id="788084533">
      <w:bodyDiv w:val="1"/>
      <w:marLeft w:val="0"/>
      <w:marRight w:val="0"/>
      <w:marTop w:val="0"/>
      <w:marBottom w:val="0"/>
      <w:divBdr>
        <w:top w:val="none" w:sz="0" w:space="0" w:color="auto"/>
        <w:left w:val="none" w:sz="0" w:space="0" w:color="auto"/>
        <w:bottom w:val="none" w:sz="0" w:space="0" w:color="auto"/>
        <w:right w:val="none" w:sz="0" w:space="0" w:color="auto"/>
      </w:divBdr>
    </w:div>
    <w:div w:id="1038702551">
      <w:bodyDiv w:val="1"/>
      <w:marLeft w:val="0"/>
      <w:marRight w:val="0"/>
      <w:marTop w:val="0"/>
      <w:marBottom w:val="0"/>
      <w:divBdr>
        <w:top w:val="none" w:sz="0" w:space="0" w:color="auto"/>
        <w:left w:val="none" w:sz="0" w:space="0" w:color="auto"/>
        <w:bottom w:val="none" w:sz="0" w:space="0" w:color="auto"/>
        <w:right w:val="none" w:sz="0" w:space="0" w:color="auto"/>
      </w:divBdr>
    </w:div>
    <w:div w:id="1053890706">
      <w:bodyDiv w:val="1"/>
      <w:marLeft w:val="0"/>
      <w:marRight w:val="0"/>
      <w:marTop w:val="0"/>
      <w:marBottom w:val="0"/>
      <w:divBdr>
        <w:top w:val="none" w:sz="0" w:space="0" w:color="auto"/>
        <w:left w:val="none" w:sz="0" w:space="0" w:color="auto"/>
        <w:bottom w:val="none" w:sz="0" w:space="0" w:color="auto"/>
        <w:right w:val="none" w:sz="0" w:space="0" w:color="auto"/>
      </w:divBdr>
      <w:divsChild>
        <w:div w:id="950549037">
          <w:marLeft w:val="274"/>
          <w:marRight w:val="0"/>
          <w:marTop w:val="150"/>
          <w:marBottom w:val="0"/>
          <w:divBdr>
            <w:top w:val="none" w:sz="0" w:space="0" w:color="auto"/>
            <w:left w:val="none" w:sz="0" w:space="0" w:color="auto"/>
            <w:bottom w:val="none" w:sz="0" w:space="0" w:color="auto"/>
            <w:right w:val="none" w:sz="0" w:space="0" w:color="auto"/>
          </w:divBdr>
        </w:div>
        <w:div w:id="541019071">
          <w:marLeft w:val="274"/>
          <w:marRight w:val="0"/>
          <w:marTop w:val="150"/>
          <w:marBottom w:val="0"/>
          <w:divBdr>
            <w:top w:val="none" w:sz="0" w:space="0" w:color="auto"/>
            <w:left w:val="none" w:sz="0" w:space="0" w:color="auto"/>
            <w:bottom w:val="none" w:sz="0" w:space="0" w:color="auto"/>
            <w:right w:val="none" w:sz="0" w:space="0" w:color="auto"/>
          </w:divBdr>
        </w:div>
        <w:div w:id="1620263902">
          <w:marLeft w:val="274"/>
          <w:marRight w:val="0"/>
          <w:marTop w:val="150"/>
          <w:marBottom w:val="0"/>
          <w:divBdr>
            <w:top w:val="none" w:sz="0" w:space="0" w:color="auto"/>
            <w:left w:val="none" w:sz="0" w:space="0" w:color="auto"/>
            <w:bottom w:val="none" w:sz="0" w:space="0" w:color="auto"/>
            <w:right w:val="none" w:sz="0" w:space="0" w:color="auto"/>
          </w:divBdr>
        </w:div>
      </w:divsChild>
    </w:div>
    <w:div w:id="1121219918">
      <w:bodyDiv w:val="1"/>
      <w:marLeft w:val="0"/>
      <w:marRight w:val="0"/>
      <w:marTop w:val="0"/>
      <w:marBottom w:val="0"/>
      <w:divBdr>
        <w:top w:val="none" w:sz="0" w:space="0" w:color="auto"/>
        <w:left w:val="none" w:sz="0" w:space="0" w:color="auto"/>
        <w:bottom w:val="none" w:sz="0" w:space="0" w:color="auto"/>
        <w:right w:val="none" w:sz="0" w:space="0" w:color="auto"/>
      </w:divBdr>
      <w:divsChild>
        <w:div w:id="568421775">
          <w:marLeft w:val="60"/>
          <w:marRight w:val="60"/>
          <w:marTop w:val="100"/>
          <w:marBottom w:val="100"/>
          <w:divBdr>
            <w:top w:val="none" w:sz="0" w:space="0" w:color="auto"/>
            <w:left w:val="none" w:sz="0" w:space="0" w:color="auto"/>
            <w:bottom w:val="none" w:sz="0" w:space="0" w:color="auto"/>
            <w:right w:val="none" w:sz="0" w:space="0" w:color="auto"/>
          </w:divBdr>
          <w:divsChild>
            <w:div w:id="3805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5505">
      <w:bodyDiv w:val="1"/>
      <w:marLeft w:val="0"/>
      <w:marRight w:val="0"/>
      <w:marTop w:val="0"/>
      <w:marBottom w:val="0"/>
      <w:divBdr>
        <w:top w:val="none" w:sz="0" w:space="0" w:color="auto"/>
        <w:left w:val="none" w:sz="0" w:space="0" w:color="auto"/>
        <w:bottom w:val="none" w:sz="0" w:space="0" w:color="auto"/>
        <w:right w:val="none" w:sz="0" w:space="0" w:color="auto"/>
      </w:divBdr>
      <w:divsChild>
        <w:div w:id="6443418">
          <w:marLeft w:val="60"/>
          <w:marRight w:val="60"/>
          <w:marTop w:val="100"/>
          <w:marBottom w:val="100"/>
          <w:divBdr>
            <w:top w:val="none" w:sz="0" w:space="0" w:color="auto"/>
            <w:left w:val="none" w:sz="0" w:space="0" w:color="auto"/>
            <w:bottom w:val="none" w:sz="0" w:space="0" w:color="auto"/>
            <w:right w:val="none" w:sz="0" w:space="0" w:color="auto"/>
          </w:divBdr>
          <w:divsChild>
            <w:div w:id="5046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5016">
      <w:bodyDiv w:val="1"/>
      <w:marLeft w:val="0"/>
      <w:marRight w:val="0"/>
      <w:marTop w:val="0"/>
      <w:marBottom w:val="0"/>
      <w:divBdr>
        <w:top w:val="none" w:sz="0" w:space="0" w:color="auto"/>
        <w:left w:val="none" w:sz="0" w:space="0" w:color="auto"/>
        <w:bottom w:val="none" w:sz="0" w:space="0" w:color="auto"/>
        <w:right w:val="none" w:sz="0" w:space="0" w:color="auto"/>
      </w:divBdr>
      <w:divsChild>
        <w:div w:id="1671834338">
          <w:marLeft w:val="60"/>
          <w:marRight w:val="60"/>
          <w:marTop w:val="100"/>
          <w:marBottom w:val="100"/>
          <w:divBdr>
            <w:top w:val="none" w:sz="0" w:space="0" w:color="auto"/>
            <w:left w:val="none" w:sz="0" w:space="0" w:color="auto"/>
            <w:bottom w:val="none" w:sz="0" w:space="0" w:color="auto"/>
            <w:right w:val="none" w:sz="0" w:space="0" w:color="auto"/>
          </w:divBdr>
          <w:divsChild>
            <w:div w:id="12501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7">
      <w:bodyDiv w:val="1"/>
      <w:marLeft w:val="0"/>
      <w:marRight w:val="0"/>
      <w:marTop w:val="0"/>
      <w:marBottom w:val="0"/>
      <w:divBdr>
        <w:top w:val="none" w:sz="0" w:space="0" w:color="auto"/>
        <w:left w:val="none" w:sz="0" w:space="0" w:color="auto"/>
        <w:bottom w:val="none" w:sz="0" w:space="0" w:color="auto"/>
        <w:right w:val="none" w:sz="0" w:space="0" w:color="auto"/>
      </w:divBdr>
      <w:divsChild>
        <w:div w:id="479424253">
          <w:marLeft w:val="60"/>
          <w:marRight w:val="60"/>
          <w:marTop w:val="100"/>
          <w:marBottom w:val="100"/>
          <w:divBdr>
            <w:top w:val="none" w:sz="0" w:space="0" w:color="auto"/>
            <w:left w:val="none" w:sz="0" w:space="0" w:color="auto"/>
            <w:bottom w:val="none" w:sz="0" w:space="0" w:color="auto"/>
            <w:right w:val="none" w:sz="0" w:space="0" w:color="auto"/>
          </w:divBdr>
          <w:divsChild>
            <w:div w:id="777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349">
      <w:bodyDiv w:val="1"/>
      <w:marLeft w:val="0"/>
      <w:marRight w:val="0"/>
      <w:marTop w:val="0"/>
      <w:marBottom w:val="0"/>
      <w:divBdr>
        <w:top w:val="none" w:sz="0" w:space="0" w:color="auto"/>
        <w:left w:val="none" w:sz="0" w:space="0" w:color="auto"/>
        <w:bottom w:val="none" w:sz="0" w:space="0" w:color="auto"/>
        <w:right w:val="none" w:sz="0" w:space="0" w:color="auto"/>
      </w:divBdr>
    </w:div>
    <w:div w:id="2021200536">
      <w:bodyDiv w:val="1"/>
      <w:marLeft w:val="0"/>
      <w:marRight w:val="0"/>
      <w:marTop w:val="0"/>
      <w:marBottom w:val="0"/>
      <w:divBdr>
        <w:top w:val="none" w:sz="0" w:space="0" w:color="auto"/>
        <w:left w:val="none" w:sz="0" w:space="0" w:color="auto"/>
        <w:bottom w:val="none" w:sz="0" w:space="0" w:color="auto"/>
        <w:right w:val="none" w:sz="0" w:space="0" w:color="auto"/>
      </w:divBdr>
      <w:divsChild>
        <w:div w:id="1775902085">
          <w:marLeft w:val="60"/>
          <w:marRight w:val="60"/>
          <w:marTop w:val="100"/>
          <w:marBottom w:val="100"/>
          <w:divBdr>
            <w:top w:val="none" w:sz="0" w:space="0" w:color="auto"/>
            <w:left w:val="none" w:sz="0" w:space="0" w:color="auto"/>
            <w:bottom w:val="none" w:sz="0" w:space="0" w:color="auto"/>
            <w:right w:val="none" w:sz="0" w:space="0" w:color="auto"/>
          </w:divBdr>
          <w:divsChild>
            <w:div w:id="1135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068">
      <w:bodyDiv w:val="1"/>
      <w:marLeft w:val="0"/>
      <w:marRight w:val="0"/>
      <w:marTop w:val="0"/>
      <w:marBottom w:val="0"/>
      <w:divBdr>
        <w:top w:val="none" w:sz="0" w:space="0" w:color="auto"/>
        <w:left w:val="none" w:sz="0" w:space="0" w:color="auto"/>
        <w:bottom w:val="none" w:sz="0" w:space="0" w:color="auto"/>
        <w:right w:val="none" w:sz="0" w:space="0" w:color="auto"/>
      </w:divBdr>
      <w:divsChild>
        <w:div w:id="2074505728">
          <w:marLeft w:val="60"/>
          <w:marRight w:val="60"/>
          <w:marTop w:val="100"/>
          <w:marBottom w:val="100"/>
          <w:divBdr>
            <w:top w:val="none" w:sz="0" w:space="0" w:color="auto"/>
            <w:left w:val="none" w:sz="0" w:space="0" w:color="auto"/>
            <w:bottom w:val="none" w:sz="0" w:space="0" w:color="auto"/>
            <w:right w:val="none" w:sz="0" w:space="0" w:color="auto"/>
          </w:divBdr>
          <w:divsChild>
            <w:div w:id="17951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hyperlink" Target="http://rgr-toe.ru" TargetMode="External"/><Relationship Id="rId39" Type="http://schemas.openxmlformats.org/officeDocument/2006/relationships/hyperlink" Target="https://msdn.microsoft.com/ru-ru/library/26thfadc.asp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itw66.ru/blog/c_sharp/499.html"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yberleninka.ru/article/n/metody-modelirovaniya-v-sistemah-avtomatizirovannogo-proektirovaniya-svch-ustroystv" TargetMode="External"/><Relationship Id="rId33" Type="http://schemas.openxmlformats.org/officeDocument/2006/relationships/hyperlink" Target="http://dic.academic.ru/dic.nsf/ruwiki/1700378" TargetMode="External"/><Relationship Id="rId38" Type="http://schemas.openxmlformats.org/officeDocument/2006/relationships/hyperlink" Target="https://professorweb.ru/my/csharp/optimization/level6/6_2.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SPI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cyberleninka.ru/article/n/obzor-sistem-skvoznogo-proektirovaniya-pechatnyh-plat-radioelektronnyh-sredstv" TargetMode="External"/><Relationship Id="rId32" Type="http://schemas.openxmlformats.org/officeDocument/2006/relationships/hyperlink" Target="https://ru.wikipedia.org/wiki/Qucs" TargetMode="External"/><Relationship Id="rId37" Type="http://schemas.openxmlformats.org/officeDocument/2006/relationships/hyperlink" Target="https://habrahabr.ru/post/318224/" TargetMode="External"/><Relationship Id="rId40" Type="http://schemas.openxmlformats.org/officeDocument/2006/relationships/hyperlink" Target="http://www.uml.org/"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literature.cdn.keysight.com/litweb/pdf/ads2003c/cktsim/index.html" TargetMode="External"/><Relationship Id="rId36" Type="http://schemas.openxmlformats.org/officeDocument/2006/relationships/hyperlink" Target="https://habrahabr.ru/post/47732/"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ru.wikipedia.org/wiki/Ngspic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awrcorp.com/download/faq/english/docs/Getting_Started/ch04.html" TargetMode="External"/><Relationship Id="rId30" Type="http://schemas.openxmlformats.org/officeDocument/2006/relationships/hyperlink" Target="http://cxem.net/" TargetMode="External"/><Relationship Id="rId35" Type="http://schemas.openxmlformats.org/officeDocument/2006/relationships/hyperlink" Target="https://ru.wikipedia.org/wiki/&#1059;&#1087;&#1088;&#1072;&#1074;&#1083;&#1103;&#1077;&#1084;&#1099;&#1081;_&#1082;&#1086;&#1076;"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527E5-EE65-4BAC-9D38-993FEEC7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Pages>
  <Words>13692</Words>
  <Characters>78047</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Skr</dc:creator>
  <cp:keywords/>
  <dc:description/>
  <cp:lastModifiedBy>Kalentyev Alexey</cp:lastModifiedBy>
  <cp:revision>18</cp:revision>
  <cp:lastPrinted>2017-06-08T03:09:00Z</cp:lastPrinted>
  <dcterms:created xsi:type="dcterms:W3CDTF">2017-06-08T15:03:00Z</dcterms:created>
  <dcterms:modified xsi:type="dcterms:W3CDTF">2017-06-12T12:21:00Z</dcterms:modified>
</cp:coreProperties>
</file>