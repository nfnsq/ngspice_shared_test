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ins w:id="0" w:author="Tatiana Skr" w:date="2017-06-12T13:19:00Z">
        <w:r w:rsidR="003D6F08">
          <w:t xml:space="preserve"> </w:t>
        </w:r>
      </w:ins>
      <w:r w:rsidRPr="000822D2">
        <w:t>т</w:t>
      </w:r>
      <w:r w:rsidR="00594650" w:rsidRPr="000822D2">
        <w:t>ехн.</w:t>
      </w:r>
      <w:ins w:id="1" w:author="Tatiana Skr" w:date="2017-06-12T13:19:00Z">
        <w:r w:rsidR="003D6F08">
          <w:t xml:space="preserve"> </w:t>
        </w:r>
      </w:ins>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2"/>
      <w:r w:rsidRPr="000822D2">
        <w:rPr>
          <w:b/>
        </w:rPr>
        <w:lastRenderedPageBreak/>
        <w:t>Р</w:t>
      </w:r>
      <w:r w:rsidR="00D11948" w:rsidRPr="000822D2">
        <w:rPr>
          <w:b/>
        </w:rPr>
        <w:t>еферат</w:t>
      </w:r>
      <w:commentRangeEnd w:id="2"/>
      <w:r w:rsidRPr="000822D2">
        <w:rPr>
          <w:b/>
        </w:rPr>
        <w:commentReference w:id="2"/>
      </w:r>
    </w:p>
    <w:p w14:paraId="28A35D24" w14:textId="734F67EB"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del w:id="3" w:author="Tatiana Skr" w:date="2017-06-12T15:11:00Z">
        <w:r w:rsidR="00617FC2" w:rsidDel="00631677">
          <w:delText>3</w:delText>
        </w:r>
      </w:del>
      <w:ins w:id="4" w:author="Tatiana Skr" w:date="2017-06-12T15:11:00Z">
        <w:r w:rsidR="00631677">
          <w:t>4</w:t>
        </w:r>
      </w:ins>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pPr>
        <w:spacing w:line="240" w:lineRule="auto"/>
        <w:rPr>
          <w:ins w:id="5" w:author="Tatiana Skr" w:date="2017-06-12T12:51:00Z"/>
        </w:rPr>
        <w:pPrChange w:id="6" w:author="Tatiana Skr" w:date="2017-06-12T12:51:00Z">
          <w:pPr>
            <w:spacing w:after="240" w:line="240" w:lineRule="auto"/>
          </w:pPr>
        </w:pPrChange>
      </w:pPr>
      <w:r w:rsidRPr="000822D2">
        <w:lastRenderedPageBreak/>
        <w:t>5. Перечень вопросов, подлежащих разработке</w:t>
      </w:r>
      <w:ins w:id="7" w:author="Tatiana Skr" w:date="2017-06-12T12:51:00Z">
        <w:r w:rsidR="00EF2E89">
          <w:t>:</w:t>
        </w:r>
      </w:ins>
    </w:p>
    <w:p w14:paraId="2B7C85F0" w14:textId="57F86E42" w:rsidR="004A3961" w:rsidRPr="000822D2" w:rsidRDefault="004A3961" w:rsidP="00733A1E">
      <w:pPr>
        <w:spacing w:after="240" w:line="240" w:lineRule="auto"/>
      </w:pPr>
      <w:del w:id="8" w:author="Tatiana Skr" w:date="2017-06-12T12:51:00Z">
        <w:r w:rsidRPr="000822D2" w:rsidDel="00EF2E89">
          <w:delText xml:space="preserve"> </w:delText>
        </w:r>
      </w:del>
      <w:ins w:id="9" w:author="Tatiana Skr" w:date="2017-06-12T12:45:00Z">
        <w:r w:rsidR="00BA23C9">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ins>
      <w:ins w:id="10" w:author="Tatiana Skr" w:date="2017-06-12T12:46:00Z">
        <w:r w:rsidR="00EF2E89">
          <w:rPr>
            <w:u w:val="single"/>
          </w:rPr>
          <w:t xml:space="preserve">сделать маршалинг экспортируемых функций библиотеки, подключить библиотеку к </w:t>
        </w:r>
      </w:ins>
      <w:ins w:id="11" w:author="Tatiana Skr" w:date="2017-06-12T12:47:00Z">
        <w:r w:rsidR="00EF2E89" w:rsidRPr="00EF2E89">
          <w:rPr>
            <w:u w:val="single"/>
            <w:rPrChange w:id="12" w:author="Tatiana Skr" w:date="2017-06-12T12:47:00Z">
              <w:rPr>
                <w:u w:val="single"/>
                <w:lang w:val="en-US"/>
              </w:rPr>
            </w:rPrChange>
          </w:rPr>
          <w:t>.</w:t>
        </w:r>
        <w:r w:rsidR="00EF2E89">
          <w:rPr>
            <w:u w:val="single"/>
            <w:lang w:val="en-US"/>
          </w:rPr>
          <w:t>NET</w:t>
        </w:r>
        <w:r w:rsidR="00EF2E89" w:rsidRPr="00EF2E89">
          <w:rPr>
            <w:u w:val="single"/>
            <w:rPrChange w:id="13" w:author="Tatiana Skr" w:date="2017-06-12T12:47:00Z">
              <w:rPr>
                <w:u w:val="single"/>
                <w:lang w:val="en-US"/>
              </w:rPr>
            </w:rPrChange>
          </w:rPr>
          <w:t xml:space="preserve"> </w:t>
        </w:r>
        <w:r w:rsidR="00EF2E89">
          <w:rPr>
            <w:u w:val="single"/>
            <w:lang w:val="en-US"/>
          </w:rPr>
          <w:t>C</w:t>
        </w:r>
        <w:r w:rsidR="00EF2E89" w:rsidRPr="00EF2E89">
          <w:rPr>
            <w:u w:val="single"/>
            <w:rPrChange w:id="14" w:author="Tatiana Skr" w:date="2017-06-12T12:47:00Z">
              <w:rPr>
                <w:u w:val="single"/>
                <w:lang w:val="en-US"/>
              </w:rPr>
            </w:rPrChange>
          </w:rPr>
          <w:t xml:space="preserve"># </w:t>
        </w:r>
        <w:r w:rsidR="00EF2E89">
          <w:rPr>
            <w:u w:val="single"/>
          </w:rPr>
          <w:t xml:space="preserve">проекту, </w:t>
        </w:r>
      </w:ins>
      <w:ins w:id="15" w:author="Tatiana Skr" w:date="2017-06-12T12:49:00Z">
        <w:r w:rsidR="00EF2E89">
          <w:rPr>
            <w:u w:val="single"/>
          </w:rPr>
          <w:t>реализация модуля, тес</w:t>
        </w:r>
      </w:ins>
      <w:ins w:id="16" w:author="Tatiana Skr" w:date="2017-06-12T12:50:00Z">
        <w:r w:rsidR="00EF2E89">
          <w:rPr>
            <w:u w:val="single"/>
          </w:rPr>
          <w:t>тирование</w:t>
        </w:r>
      </w:ins>
      <w:ins w:id="17" w:author="Tatiana Skr" w:date="2017-06-12T12:51:00Z">
        <w:r w:rsidR="00EF2E89">
          <w:rPr>
            <w:u w:val="single"/>
          </w:rPr>
          <w:t>.</w:t>
        </w:r>
      </w:ins>
      <w:commentRangeStart w:id="18"/>
      <w:del w:id="19" w:author="Tatiana Skr" w:date="2017-06-12T12:50:00Z">
        <w:r w:rsidRPr="000822D2" w:rsidDel="00EF2E89">
          <w:delText xml:space="preserve">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delText>
        </w:r>
        <w:commentRangeEnd w:id="18"/>
        <w:r w:rsidR="00F65729" w:rsidDel="00EF2E89">
          <w:rPr>
            <w:rStyle w:val="a7"/>
          </w:rPr>
          <w:commentReference w:id="18"/>
        </w:r>
      </w:del>
    </w:p>
    <w:p w14:paraId="00C54967" w14:textId="77777777" w:rsidR="00B75694" w:rsidRDefault="004A3961">
      <w:pPr>
        <w:spacing w:line="240" w:lineRule="auto"/>
        <w:rPr>
          <w:ins w:id="20" w:author="Tatiana Skr" w:date="2017-06-12T13:52:00Z"/>
        </w:rPr>
        <w:pPrChange w:id="21" w:author="Tatiana Skr" w:date="2017-06-12T13:52:00Z">
          <w:pPr>
            <w:spacing w:after="240" w:line="240" w:lineRule="auto"/>
          </w:pPr>
        </w:pPrChange>
      </w:pPr>
      <w:r w:rsidRPr="000822D2">
        <w:t>6. Перечень графического материала (с точным указанием обязательных чертежей):</w:t>
      </w:r>
      <w:del w:id="22" w:author="Tatiana Skr" w:date="2017-06-12T13:52:00Z">
        <w:r w:rsidRPr="000822D2" w:rsidDel="00B75694">
          <w:delText xml:space="preserve"> </w:delText>
        </w:r>
      </w:del>
    </w:p>
    <w:p w14:paraId="61B03C5A" w14:textId="6438BE5B" w:rsidR="00582EA5" w:rsidRDefault="004A3961" w:rsidP="00733A1E">
      <w:pPr>
        <w:spacing w:after="240" w:line="240" w:lineRule="auto"/>
      </w:pPr>
      <w:del w:id="23" w:author="Tatiana Skr" w:date="2017-06-12T13:14:00Z">
        <w:r w:rsidRPr="00D531B6" w:rsidDel="00D531B6">
          <w:rPr>
            <w:u w:val="single"/>
            <w:rPrChange w:id="24" w:author="Tatiana Skr" w:date="2017-06-12T13:14:00Z">
              <w:rPr/>
            </w:rPrChange>
          </w:rPr>
          <w:delText>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w:delText>
        </w:r>
        <w:r w:rsidR="004E078B" w:rsidRPr="00D531B6" w:rsidDel="00D531B6">
          <w:rPr>
            <w:u w:val="single"/>
            <w:rPrChange w:id="25" w:author="Tatiana Skr" w:date="2017-06-12T13:14:00Z">
              <w:rPr/>
            </w:rPrChange>
          </w:rPr>
          <w:delText>__________</w:delText>
        </w:r>
      </w:del>
      <w:ins w:id="26" w:author="Tatiana Skr" w:date="2017-06-12T13:14:00Z">
        <w:r w:rsidR="00D531B6">
          <w:rPr>
            <w:u w:val="single"/>
          </w:rPr>
          <w:t xml:space="preserve">Слайды презентации, выполненые в </w:t>
        </w:r>
        <w:r w:rsidR="00D531B6">
          <w:rPr>
            <w:u w:val="single"/>
            <w:lang w:val="en-US"/>
          </w:rPr>
          <w:t>Microsoft</w:t>
        </w:r>
        <w:r w:rsidR="00D531B6" w:rsidRPr="00D531B6">
          <w:rPr>
            <w:u w:val="single"/>
            <w:rPrChange w:id="27" w:author="Tatiana Skr" w:date="2017-06-12T13:15:00Z">
              <w:rPr>
                <w:u w:val="single"/>
                <w:lang w:val="en-US"/>
              </w:rPr>
            </w:rPrChange>
          </w:rPr>
          <w:t xml:space="preserve"> </w:t>
        </w:r>
        <w:r w:rsidR="00D531B6">
          <w:rPr>
            <w:u w:val="single"/>
            <w:lang w:val="en-US"/>
          </w:rPr>
          <w:t>Power</w:t>
        </w:r>
      </w:ins>
      <w:ins w:id="28" w:author="Tatiana Skr" w:date="2017-06-12T13:15:00Z">
        <w:r w:rsidR="00D531B6">
          <w:rPr>
            <w:u w:val="single"/>
            <w:lang w:val="en-US"/>
          </w:rPr>
          <w:t>Point</w:t>
        </w:r>
        <w:r w:rsidR="00D531B6" w:rsidRPr="00D531B6">
          <w:rPr>
            <w:u w:val="single"/>
            <w:rPrChange w:id="29" w:author="Tatiana Skr" w:date="2017-06-12T13:15:00Z">
              <w:rPr>
                <w:u w:val="single"/>
                <w:lang w:val="en-US"/>
              </w:rPr>
            </w:rPrChange>
          </w:rPr>
          <w:t xml:space="preserve"> </w:t>
        </w:r>
      </w:ins>
      <w:ins w:id="30" w:author="Tatiana Skr" w:date="2017-06-12T13:17:00Z">
        <w:r w:rsidR="00D531B6">
          <w:rPr>
            <w:u w:val="single"/>
          </w:rPr>
          <w:t>201</w:t>
        </w:r>
        <w:r w:rsidR="00B75694">
          <w:rPr>
            <w:u w:val="single"/>
          </w:rPr>
          <w:t>6.</w:t>
        </w:r>
      </w:ins>
      <w:del w:id="31" w:author="Tatiana Skr" w:date="2017-06-12T13:52:00Z">
        <w:r w:rsidR="004E078B" w:rsidRPr="000822D2" w:rsidDel="00B75694">
          <w:delText xml:space="preserve"> </w:delText>
        </w:r>
      </w:del>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rPr>
          <w:ins w:id="32" w:author="Tatiana Skr" w:date="2017-06-12T13:23:00Z"/>
        </w:rPr>
      </w:pPr>
      <w:commentRangeStart w:id="33"/>
      <w:r w:rsidRPr="000822D2">
        <w:t xml:space="preserve">Консультант по нормам и требованиям ЕСКД </w:t>
      </w:r>
    </w:p>
    <w:p w14:paraId="227ACBE6" w14:textId="3E00D2D7" w:rsidR="003D6F08" w:rsidRPr="003D6F08" w:rsidRDefault="003D6F08" w:rsidP="003D6F08">
      <w:pPr>
        <w:autoSpaceDE w:val="0"/>
        <w:autoSpaceDN w:val="0"/>
        <w:adjustRightInd w:val="0"/>
        <w:spacing w:line="240" w:lineRule="auto"/>
        <w:rPr>
          <w:ins w:id="34" w:author="Tatiana Skr" w:date="2017-06-12T13:23:00Z"/>
          <w:rFonts w:cs="Times New Roman"/>
          <w:u w:val="single"/>
          <w:rPrChange w:id="35" w:author="Tatiana Skr" w:date="2017-06-12T13:23:00Z">
            <w:rPr>
              <w:ins w:id="36" w:author="Tatiana Skr" w:date="2017-06-12T13:23:00Z"/>
              <w:rFonts w:cs="Times New Roman"/>
            </w:rPr>
          </w:rPrChange>
        </w:rPr>
      </w:pPr>
      <w:ins w:id="37" w:author="Tatiana Skr" w:date="2017-06-12T13:23:00Z">
        <w:r w:rsidRPr="003D6F08">
          <w:rPr>
            <w:rFonts w:cs="Times New Roman"/>
            <w:szCs w:val="28"/>
            <w:u w:val="single"/>
            <w:rPrChange w:id="38" w:author="Tatiana Skr" w:date="2017-06-12T13:23:00Z">
              <w:rPr>
                <w:rFonts w:cs="Times New Roman"/>
                <w:szCs w:val="28"/>
              </w:rPr>
            </w:rPrChange>
          </w:rPr>
          <w:t>Хабибулина Н</w:t>
        </w:r>
      </w:ins>
      <w:ins w:id="39" w:author="Tatiana Skr" w:date="2017-06-12T13:50:00Z">
        <w:r w:rsidR="00B75694">
          <w:rPr>
            <w:rFonts w:cs="Times New Roman"/>
            <w:szCs w:val="28"/>
            <w:u w:val="single"/>
          </w:rPr>
          <w:t xml:space="preserve">адежда </w:t>
        </w:r>
      </w:ins>
      <w:ins w:id="40" w:author="Tatiana Skr" w:date="2017-06-12T13:23:00Z">
        <w:r w:rsidR="00B75694">
          <w:rPr>
            <w:rFonts w:cs="Times New Roman"/>
            <w:szCs w:val="28"/>
            <w:u w:val="single"/>
          </w:rPr>
          <w:t>Ю</w:t>
        </w:r>
      </w:ins>
      <w:ins w:id="41" w:author="Tatiana Skr" w:date="2017-06-12T13:50:00Z">
        <w:r w:rsidR="00B75694">
          <w:rPr>
            <w:rFonts w:cs="Times New Roman"/>
            <w:szCs w:val="28"/>
            <w:u w:val="single"/>
          </w:rPr>
          <w:t>рьевна,</w:t>
        </w:r>
      </w:ins>
      <w:ins w:id="42" w:author="Tatiana Skr" w:date="2017-06-12T13:23:00Z">
        <w:r w:rsidRPr="003D6F08">
          <w:rPr>
            <w:rFonts w:cs="Times New Roman"/>
            <w:szCs w:val="28"/>
            <w:u w:val="single"/>
            <w:rPrChange w:id="43" w:author="Tatiana Skr" w:date="2017-06-12T13:23:00Z">
              <w:rPr>
                <w:rFonts w:cs="Times New Roman"/>
                <w:szCs w:val="28"/>
              </w:rPr>
            </w:rPrChange>
          </w:rPr>
          <w:t xml:space="preserve"> канд. тех</w:t>
        </w:r>
      </w:ins>
      <w:ins w:id="44" w:author="Tatiana Skr" w:date="2017-06-12T13:51:00Z">
        <w:r w:rsidR="00B75694">
          <w:rPr>
            <w:rFonts w:cs="Times New Roman"/>
            <w:szCs w:val="28"/>
            <w:u w:val="single"/>
          </w:rPr>
          <w:t>н</w:t>
        </w:r>
      </w:ins>
      <w:ins w:id="45" w:author="Tatiana Skr" w:date="2017-06-12T13:23:00Z">
        <w:r w:rsidRPr="003D6F08">
          <w:rPr>
            <w:rFonts w:cs="Times New Roman"/>
            <w:szCs w:val="28"/>
            <w:u w:val="single"/>
            <w:rPrChange w:id="46" w:author="Tatiana Skr" w:date="2017-06-12T13:23:00Z">
              <w:rPr>
                <w:rFonts w:cs="Times New Roman"/>
                <w:szCs w:val="28"/>
              </w:rPr>
            </w:rPrChange>
          </w:rPr>
          <w:t>. наук</w:t>
        </w:r>
      </w:ins>
      <w:ins w:id="47" w:author="Tatiana Skr" w:date="2017-06-12T13:51:00Z">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ins>
      <w:ins w:id="48" w:author="Tatiana Skr" w:date="2017-06-12T13:23:00Z">
        <w:r w:rsidRPr="003D6F08">
          <w:rPr>
            <w:rFonts w:cs="Times New Roman"/>
            <w:szCs w:val="28"/>
            <w:u w:val="single"/>
            <w:rPrChange w:id="49" w:author="Tatiana Skr" w:date="2017-06-12T13:23:00Z">
              <w:rPr>
                <w:rFonts w:cs="Times New Roman"/>
                <w:szCs w:val="28"/>
              </w:rPr>
            </w:rPrChange>
          </w:rPr>
          <w:t>.</w:t>
        </w:r>
      </w:ins>
      <w:ins w:id="50" w:author="Tatiana Skr" w:date="2017-06-12T13:52:00Z">
        <w:r w:rsidR="00B75694">
          <w:rPr>
            <w:rFonts w:cs="Times New Roman"/>
            <w:szCs w:val="28"/>
            <w:u w:val="single"/>
          </w:rPr>
          <w:tab/>
        </w:r>
        <w:r w:rsidR="00B75694">
          <w:rPr>
            <w:rFonts w:cs="Times New Roman"/>
            <w:szCs w:val="28"/>
            <w:u w:val="single"/>
          </w:rPr>
          <w:tab/>
        </w:r>
      </w:ins>
    </w:p>
    <w:p w14:paraId="05895D77" w14:textId="0D7D7EEC" w:rsidR="004A3961" w:rsidRPr="000822D2" w:rsidRDefault="004A3961" w:rsidP="00733A1E">
      <w:pPr>
        <w:jc w:val="left"/>
      </w:pPr>
      <w:del w:id="51" w:author="Tatiana Skr" w:date="2017-06-12T13:23:00Z">
        <w:r w:rsidRPr="000822D2" w:rsidDel="003D6F08">
          <w:delText>________________________________________________________________</w:delText>
        </w:r>
        <w:commentRangeEnd w:id="33"/>
        <w:r w:rsidR="00F65729" w:rsidDel="003D6F08">
          <w:rPr>
            <w:rStyle w:val="a7"/>
          </w:rPr>
          <w:commentReference w:id="33"/>
        </w:r>
      </w:del>
    </w:p>
    <w:p w14:paraId="6C9579C8" w14:textId="77777777" w:rsidR="00D531B6" w:rsidRDefault="004A3961">
      <w:pPr>
        <w:spacing w:line="240" w:lineRule="auto"/>
        <w:jc w:val="left"/>
        <w:rPr>
          <w:ins w:id="52" w:author="Tatiana Skr" w:date="2017-06-12T13:18:00Z"/>
        </w:rPr>
        <w:pPrChange w:id="53" w:author="Tatiana Skr" w:date="2017-06-12T13:24:00Z">
          <w:pPr>
            <w:jc w:val="left"/>
          </w:pPr>
        </w:pPrChange>
      </w:pPr>
      <w:commentRangeStart w:id="54"/>
      <w:r w:rsidRPr="000822D2">
        <w:t xml:space="preserve">Руководитель проектирования </w:t>
      </w:r>
    </w:p>
    <w:p w14:paraId="6A14D92F" w14:textId="2178D919" w:rsidR="003D6F08" w:rsidRPr="003D6F08" w:rsidRDefault="00D531B6">
      <w:pPr>
        <w:spacing w:line="240" w:lineRule="auto"/>
        <w:jc w:val="left"/>
        <w:rPr>
          <w:ins w:id="55" w:author="Tatiana Skr" w:date="2017-06-12T13:18:00Z"/>
          <w:u w:val="single"/>
          <w:rPrChange w:id="56" w:author="Tatiana Skr" w:date="2017-06-12T13:19:00Z">
            <w:rPr>
              <w:ins w:id="57" w:author="Tatiana Skr" w:date="2017-06-12T13:18:00Z"/>
            </w:rPr>
          </w:rPrChange>
        </w:rPr>
        <w:pPrChange w:id="58" w:author="Tatiana Skr" w:date="2017-06-12T13:24:00Z">
          <w:pPr>
            <w:jc w:val="left"/>
          </w:pPr>
        </w:pPrChange>
      </w:pPr>
      <w:ins w:id="59" w:author="Tatiana Skr" w:date="2017-06-12T13:18:00Z">
        <w:r w:rsidRPr="003D6F08">
          <w:rPr>
            <w:u w:val="single"/>
            <w:rPrChange w:id="60" w:author="Tatiana Skr" w:date="2017-06-12T13:19:00Z">
              <w:rPr/>
            </w:rPrChange>
          </w:rPr>
          <w:t>Калентьев Ал</w:t>
        </w:r>
        <w:r w:rsidR="003D6F08" w:rsidRPr="003D6F08">
          <w:rPr>
            <w:u w:val="single"/>
            <w:rPrChange w:id="61" w:author="Tatiana Skr" w:date="2017-06-12T13:19:00Z">
              <w:rPr/>
            </w:rPrChange>
          </w:rPr>
          <w:t>ексей Анатольевич, канд.</w:t>
        </w:r>
        <w:r w:rsidRPr="003D6F08">
          <w:rPr>
            <w:u w:val="single"/>
            <w:rPrChange w:id="62" w:author="Tatiana Skr" w:date="2017-06-12T13:19:00Z">
              <w:rPr/>
            </w:rPrChange>
          </w:rPr>
          <w:t xml:space="preserve"> техн. наук</w:t>
        </w:r>
        <w:r w:rsidR="003D6F08" w:rsidRPr="003D6F08">
          <w:rPr>
            <w:u w:val="single"/>
            <w:rPrChange w:id="63" w:author="Tatiana Skr" w:date="2017-06-12T13:19:00Z">
              <w:rPr/>
            </w:rPrChange>
          </w:rPr>
          <w:t>, доцент каф. КСУП.</w:t>
        </w:r>
      </w:ins>
      <w:ins w:id="64" w:author="Tatiana Skr" w:date="2017-06-12T13:19:00Z">
        <w:r w:rsidR="003D6F08">
          <w:rPr>
            <w:u w:val="single"/>
          </w:rPr>
          <w:tab/>
        </w:r>
        <w:r w:rsidR="003D6F08">
          <w:rPr>
            <w:u w:val="single"/>
          </w:rPr>
          <w:tab/>
        </w:r>
      </w:ins>
    </w:p>
    <w:p w14:paraId="01D34EDD" w14:textId="00925896" w:rsidR="004A3961" w:rsidRPr="000822D2" w:rsidDel="003D6F08" w:rsidRDefault="004A3961" w:rsidP="00733A1E">
      <w:pPr>
        <w:jc w:val="left"/>
        <w:rPr>
          <w:del w:id="65" w:author="Tatiana Skr" w:date="2017-06-12T13:23:00Z"/>
        </w:rPr>
      </w:pPr>
      <w:del w:id="66" w:author="Tatiana Skr" w:date="2017-06-12T13:23:00Z">
        <w:r w:rsidRPr="000822D2" w:rsidDel="003D6F08">
          <w:delText>________________________________________________________________</w:delText>
        </w:r>
        <w:commentRangeEnd w:id="54"/>
        <w:r w:rsidR="00F65729" w:rsidDel="003D6F08">
          <w:rPr>
            <w:rStyle w:val="a7"/>
          </w:rPr>
          <w:commentReference w:id="54"/>
        </w:r>
      </w:del>
    </w:p>
    <w:p w14:paraId="22852358" w14:textId="095D3089" w:rsidR="004A3961" w:rsidRPr="000822D2" w:rsidDel="003D6F08" w:rsidRDefault="004A3961" w:rsidP="00733A1E">
      <w:pPr>
        <w:jc w:val="center"/>
        <w:rPr>
          <w:del w:id="67" w:author="Tatiana Skr" w:date="2017-06-12T13:23:00Z"/>
        </w:rPr>
      </w:pPr>
      <w:del w:id="68" w:author="Tatiana Skr" w:date="2017-06-12T13:23:00Z">
        <w:r w:rsidRPr="000822D2" w:rsidDel="003D6F08">
          <w:delText>Ф.И.О. должность, место работы</w:delText>
        </w:r>
      </w:del>
    </w:p>
    <w:p w14:paraId="3A82C94B" w14:textId="77777777" w:rsidR="003D6F08" w:rsidRDefault="003D6F08" w:rsidP="00733A1E">
      <w:pPr>
        <w:rPr>
          <w:ins w:id="69" w:author="Tatiana Skr" w:date="2017-06-12T13:23:00Z"/>
        </w:rPr>
      </w:pPr>
    </w:p>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BA23C9" w:rsidRDefault="00BA23C9"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BA23C9" w:rsidRDefault="00BA23C9"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BA23C9" w:rsidRDefault="00BA23C9"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BA23C9" w:rsidRDefault="00BA23C9"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BA23C9" w:rsidRPr="001B4075" w:rsidRDefault="00BA23C9"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BA23C9" w:rsidRDefault="00BA23C9"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BA23C9" w:rsidRPr="001B4075" w:rsidRDefault="00BA23C9"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BA23C9" w:rsidRDefault="00BA23C9"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BA23C9" w:rsidRPr="001B4075" w:rsidRDefault="00BA23C9"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BA23C9" w:rsidRPr="001B4075" w:rsidRDefault="00BA23C9"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BA23C9" w:rsidRPr="001B4075" w:rsidRDefault="00BA23C9"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BA23C9" w:rsidRDefault="00BA23C9"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BA23C9" w:rsidRPr="001B4075" w:rsidRDefault="00BA23C9"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BA23C9" w:rsidRDefault="00BA23C9"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BA23C9" w:rsidRPr="001B4075" w:rsidRDefault="00BA23C9"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BA23C9" w:rsidRDefault="00BA23C9"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BA23C9" w:rsidRDefault="00BA23C9"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BA23C9" w:rsidRDefault="00BA23C9"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BA23C9" w:rsidRDefault="00BA23C9"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BA23C9" w:rsidRDefault="00BA23C9"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BA23C9" w:rsidRDefault="00BA23C9"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BA23C9" w:rsidRDefault="00BA23C9"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BA23C9" w:rsidRDefault="00BA23C9"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BA23C9" w:rsidRPr="001B4075" w:rsidRDefault="00BA23C9"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BA23C9" w:rsidRDefault="00BA23C9"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BA23C9" w:rsidRPr="001B4075" w:rsidRDefault="00BA23C9"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BA23C9" w:rsidRDefault="00BA23C9"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BA23C9" w:rsidRPr="001B4075" w:rsidRDefault="00BA23C9"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BA23C9" w:rsidRPr="001B4075" w:rsidRDefault="00BA23C9"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BA23C9" w:rsidRPr="001B4075" w:rsidRDefault="00BA23C9"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BA23C9" w:rsidRDefault="00BA23C9"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BA23C9" w:rsidRPr="001B4075" w:rsidRDefault="00BA23C9"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BA23C9" w:rsidRDefault="00BA23C9"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BA23C9" w:rsidRPr="001B4075" w:rsidRDefault="00BA23C9"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BA23C9" w:rsidRDefault="00BA23C9"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BA23C9" w:rsidRDefault="00BA23C9"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2822A9">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2822A9">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2822A9">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2822A9">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2822A9">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2822A9">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2822A9">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2822A9">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2822A9">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2822A9">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2822A9">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2822A9">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2822A9">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2822A9">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2822A9">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2822A9">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2822A9">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2822A9">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2822A9">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2822A9">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2822A9">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2822A9">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61948B5D" w:rsidR="00B76486" w:rsidRDefault="00B76486" w:rsidP="000822D2">
            <w:pPr>
              <w:rPr>
                <w:ins w:id="70" w:author="Tatiana Skr" w:date="2017-06-12T15:16:00Z"/>
              </w:rPr>
            </w:pPr>
            <w:r w:rsidRPr="000822D2">
              <w:t>Пояснительная записка к ВКР</w:t>
            </w:r>
          </w:p>
          <w:p w14:paraId="4E0FF485" w14:textId="77777777" w:rsidR="00631677" w:rsidRDefault="00631677" w:rsidP="00631677">
            <w:pPr>
              <w:rPr>
                <w:ins w:id="71" w:author="Tatiana Skr" w:date="2017-06-12T15:18:00Z"/>
              </w:rPr>
              <w:pPrChange w:id="72" w:author="Tatiana Skr" w:date="2017-06-12T15:17:00Z">
                <w:pPr>
                  <w:jc w:val="center"/>
                </w:pPr>
              </w:pPrChange>
            </w:pPr>
            <w:ins w:id="73" w:author="Tatiana Skr" w:date="2017-06-12T15:17:00Z">
              <w:r w:rsidRPr="000822D2">
                <w:t>КСУП. 62 01</w:t>
              </w:r>
              <w:r>
                <w:t>.</w:t>
              </w:r>
              <w:r w:rsidRPr="000822D2">
                <w:t>11 – 01 81 01</w:t>
              </w:r>
              <w:r>
                <w:t xml:space="preserve"> Модуль расчета характеристик</w:t>
              </w:r>
            </w:ins>
          </w:p>
          <w:p w14:paraId="355369F9" w14:textId="52770D85" w:rsidR="00631677" w:rsidRDefault="00631677" w:rsidP="00631677">
            <w:pPr>
              <w:ind w:firstLine="2440"/>
              <w:rPr>
                <w:ins w:id="74" w:author="Tatiana Skr" w:date="2017-06-12T15:17:00Z"/>
                <w:rPrChange w:id="75" w:author="Tatiana Skr" w:date="2017-06-12T15:17:00Z">
                  <w:rPr>
                    <w:ins w:id="76" w:author="Tatiana Skr" w:date="2017-06-12T15:17:00Z"/>
                  </w:rPr>
                </w:rPrChange>
              </w:rPr>
              <w:pPrChange w:id="77" w:author="Tatiana Skr" w:date="2017-06-12T15:19:00Z">
                <w:pPr>
                  <w:jc w:val="center"/>
                </w:pPr>
              </w:pPrChange>
            </w:pPr>
            <w:ins w:id="78" w:author="Tatiana Skr" w:date="2017-06-12T15:17:00Z">
              <w:r>
                <w:t>принципиальных схем</w:t>
              </w:r>
            </w:ins>
          </w:p>
          <w:p w14:paraId="1AB361CD" w14:textId="51FA4F5C" w:rsidR="00631677" w:rsidRPr="000822D2" w:rsidDel="00631677" w:rsidRDefault="00631677" w:rsidP="000822D2">
            <w:pPr>
              <w:rPr>
                <w:del w:id="79" w:author="Tatiana Skr" w:date="2017-06-12T15:18:00Z"/>
              </w:rPr>
            </w:pPr>
          </w:p>
          <w:p w14:paraId="20C5BE2C" w14:textId="79127715" w:rsidR="00B76486" w:rsidRPr="000822D2" w:rsidDel="00631677" w:rsidRDefault="00B76486" w:rsidP="000822D2">
            <w:pPr>
              <w:rPr>
                <w:del w:id="80" w:author="Tatiana Skr" w:date="2017-06-12T15:16:00Z"/>
              </w:rPr>
            </w:pPr>
            <w:del w:id="81" w:author="Tatiana Skr" w:date="2017-06-12T15:16:00Z">
              <w:r w:rsidRPr="000822D2" w:rsidDel="00631677">
                <w:delText>Исходный файл «»</w:delText>
              </w:r>
            </w:del>
          </w:p>
          <w:p w14:paraId="5D1D6829" w14:textId="7B3BBC9F" w:rsidR="00B76486" w:rsidRPr="000822D2" w:rsidRDefault="00B76486" w:rsidP="000822D2">
            <w:r w:rsidRPr="000822D2">
              <w:t>Презентация дипломного проекта «</w:t>
            </w:r>
            <w:ins w:id="82" w:author="Tatiana Skr" w:date="2017-06-12T15:18:00Z">
              <w:r w:rsidR="00631677">
                <w:t>Модуль расчета характеристик принципиальных схем</w:t>
              </w:r>
            </w:ins>
            <w:r w:rsidRPr="000822D2">
              <w:t>»</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21EE9788" w:rsidR="00B76486" w:rsidRPr="000822D2" w:rsidRDefault="00B76486" w:rsidP="000822D2">
            <w:r w:rsidRPr="000822D2">
              <w:t>Презентация ВКР «</w:t>
            </w:r>
            <w:ins w:id="83" w:author="Tatiana Skr" w:date="2017-06-12T15:19:00Z">
              <w:r w:rsidR="00631677">
                <w:t>Модуль расчета характеристик принципиальных схем</w:t>
              </w:r>
            </w:ins>
            <w:r w:rsidRPr="000822D2">
              <w:t>»</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169CD19C" w:rsidR="00B76486" w:rsidRPr="000822D2" w:rsidRDefault="00F55351" w:rsidP="000822D2">
            <w:r w:rsidRPr="000822D2">
              <w:t>1</w:t>
            </w:r>
            <w:ins w:id="84" w:author="Tatiana Skr" w:date="2017-06-12T15:20:00Z">
              <w:r w:rsidR="00631677">
                <w:t>4</w:t>
              </w:r>
            </w:ins>
            <w:del w:id="85" w:author="Tatiana Skr" w:date="2017-06-12T15:20:00Z">
              <w:r w:rsidRPr="000822D2" w:rsidDel="00631677">
                <w:delText>3</w:delText>
              </w:r>
            </w:del>
            <w:r w:rsidR="00B76486" w:rsidRPr="000822D2">
              <w:t xml:space="preserve"> слайд.</w:t>
            </w:r>
          </w:p>
          <w:p w14:paraId="4A318C6A" w14:textId="77777777" w:rsidR="00631677" w:rsidRDefault="00631677" w:rsidP="000822D2">
            <w:pPr>
              <w:rPr>
                <w:ins w:id="86" w:author="Tatiana Skr" w:date="2017-06-12T15:20:00Z"/>
              </w:rPr>
            </w:pPr>
          </w:p>
          <w:p w14:paraId="7FD32618" w14:textId="40CB16AC"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BA23C9" w:rsidRDefault="00BA23C9"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BA23C9" w:rsidRDefault="00BA23C9"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BA23C9" w:rsidRDefault="00BA23C9"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BA23C9" w:rsidRDefault="00BA23C9"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BA23C9" w:rsidRPr="003D4D8E" w:rsidRDefault="00BA23C9"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BA23C9" w:rsidRDefault="00BA23C9"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BA23C9" w:rsidRDefault="00BA23C9"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BA23C9" w:rsidRDefault="00BA23C9"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BA23C9" w:rsidRDefault="00BA23C9"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BA23C9" w:rsidRDefault="00BA23C9"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BA23C9" w:rsidRDefault="00BA23C9"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BA23C9" w:rsidRPr="003D4D8E" w:rsidRDefault="00BA23C9"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v:textbox>
                </v:rect>
                <w10:wrap anchorx="page" anchory="page"/>
              </v:group>
            </w:pict>
          </mc:Fallback>
        </mc:AlternateContent>
      </w:r>
      <w:r w:rsidR="00DD2843" w:rsidRPr="000822D2">
        <w:br w:type="page"/>
      </w:r>
    </w:p>
    <w:bookmarkStart w:id="87" w:name="_Toc484723172"/>
    <w:commentRangeStart w:id="88"/>
    <w:p w14:paraId="6999C768" w14:textId="4F2CCE7D" w:rsidR="00DD2843" w:rsidRPr="000822D2" w:rsidRDefault="003E1EC7" w:rsidP="001C47E8">
      <w:pPr>
        <w:pStyle w:val="1"/>
      </w:pPr>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BA23C9" w:rsidRDefault="00BA23C9"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BA23C9" w:rsidRDefault="00BA23C9"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BA23C9" w:rsidRDefault="00BA23C9"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BA23C9" w:rsidRDefault="00BA23C9"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BA23C9" w:rsidRPr="003D4D8E" w:rsidRDefault="00BA23C9"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BA23C9" w:rsidRDefault="00BA23C9"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BA23C9" w:rsidRDefault="00BA23C9"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BA23C9" w:rsidRDefault="00BA23C9"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BA23C9" w:rsidRDefault="00BA23C9"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BA23C9" w:rsidRDefault="00BA23C9"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BA23C9" w:rsidRDefault="00BA23C9"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BA23C9" w:rsidRPr="003D4D8E" w:rsidRDefault="00BA23C9"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v:textbox>
                </v:rect>
                <w10:wrap anchorx="page" anchory="page"/>
                <w10:anchorlock/>
              </v:group>
            </w:pict>
          </mc:Fallback>
        </mc:AlternateContent>
      </w:r>
      <w:r w:rsidR="00DD2843" w:rsidRPr="000822D2">
        <w:t>Введение</w:t>
      </w:r>
      <w:commentRangeEnd w:id="88"/>
      <w:r w:rsidR="004E078B" w:rsidRPr="000822D2">
        <w:commentReference w:id="88"/>
      </w:r>
      <w:bookmarkEnd w:id="87"/>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0FC77CFF" w:rsidR="00D531B6" w:rsidRDefault="001C47E8" w:rsidP="000822D2">
      <w:pPr>
        <w:rPr>
          <w:ins w:id="89" w:author="Tatiana Skr" w:date="2017-06-12T13:08:00Z"/>
        </w:rPr>
      </w:pPr>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ins w:id="90" w:author="Kalentyev Alexey" w:date="2017-06-11T16:36:00Z">
        <w:r w:rsidR="00F65729">
          <w:t xml:space="preserve"> -</w:t>
        </w:r>
      </w:ins>
      <w:r w:rsidR="00074CAD" w:rsidRPr="000822D2">
        <w:t xml:space="preserve"> сложная задача, требующая много времени и затрат. В связи с этим российские производители создают </w:t>
      </w:r>
      <w:del w:id="91" w:author="Kalentyev Alexey" w:date="2017-06-11T16:36:00Z">
        <w:r w:rsidR="00074CAD" w:rsidRPr="000822D2" w:rsidDel="00F65729">
          <w:delText xml:space="preserve">свои </w:delText>
        </w:r>
      </w:del>
      <w:ins w:id="92" w:author="Kalentyev Alexey" w:date="2017-06-11T16:36:00Z">
        <w:r w:rsidR="00F65729" w:rsidRPr="000822D2">
          <w:t>сво</w:t>
        </w:r>
        <w:r w:rsidR="00F65729">
          <w:t>ё</w:t>
        </w:r>
        <w:r w:rsidR="00F65729" w:rsidRPr="000822D2">
          <w:t xml:space="preserve"> </w:t>
        </w:r>
      </w:ins>
      <w:del w:id="93" w:author="Kalentyev Alexey" w:date="2017-06-11T16:37:00Z">
        <w:r w:rsidR="00074CAD" w:rsidRPr="000822D2" w:rsidDel="00F65729">
          <w:delText xml:space="preserve">программные </w:delText>
        </w:r>
      </w:del>
      <w:ins w:id="94" w:author="Kalentyev Alexey" w:date="2017-06-11T16:37:00Z">
        <w:r w:rsidR="00F65729" w:rsidRPr="000822D2">
          <w:t>программн</w:t>
        </w:r>
        <w:r w:rsidR="00F65729">
          <w:t>ое</w:t>
        </w:r>
        <w:r w:rsidR="00F65729" w:rsidRPr="000822D2">
          <w:t xml:space="preserve"> </w:t>
        </w:r>
      </w:ins>
      <w:del w:id="95" w:author="Kalentyev Alexey" w:date="2017-06-11T16:37:00Z">
        <w:r w:rsidR="00074CAD" w:rsidRPr="000822D2" w:rsidDel="00F65729">
          <w:delText xml:space="preserve">обеспечения </w:delText>
        </w:r>
      </w:del>
      <w:ins w:id="96" w:author="Kalentyev Alexey" w:date="2017-06-11T16:37:00Z">
        <w:r w:rsidR="00F65729" w:rsidRPr="000822D2">
          <w:t>обеспечени</w:t>
        </w:r>
        <w:r w:rsidR="00F65729">
          <w:t>е</w:t>
        </w:r>
        <w:r w:rsidR="00F65729" w:rsidRPr="000822D2">
          <w:t xml:space="preserve"> </w:t>
        </w:r>
      </w:ins>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rPr>
          <w:ins w:id="97" w:author="Tatiana Skr" w:date="2017-06-12T13:08:00Z"/>
        </w:rPr>
      </w:pPr>
      <w:ins w:id="98" w:author="Tatiana Skr" w:date="2017-06-12T13:08:00Z">
        <w:r>
          <w:br w:type="page"/>
        </w:r>
      </w:ins>
    </w:p>
    <w:p w14:paraId="2CA9F923" w14:textId="6F3A600C" w:rsidR="00074CAD" w:rsidRPr="000822D2" w:rsidDel="00D531B6" w:rsidRDefault="00074CAD" w:rsidP="000822D2">
      <w:pPr>
        <w:rPr>
          <w:del w:id="99" w:author="Tatiana Skr" w:date="2017-06-12T13:08:00Z"/>
        </w:rPr>
      </w:pPr>
    </w:p>
    <w:p w14:paraId="0221B757" w14:textId="1AD8378D" w:rsidR="00F97BEA" w:rsidRPr="000822D2" w:rsidRDefault="001C47E8" w:rsidP="000822D2">
      <w:r>
        <w:tab/>
      </w:r>
      <w:r w:rsidR="00F97BEA" w:rsidRPr="000822D2">
        <w:t>Цель данной работы</w:t>
      </w:r>
      <w:ins w:id="100" w:author="Kalentyev Alexey" w:date="2017-06-11T16:37:00Z">
        <w:r w:rsidR="00F65729">
          <w:t>:</w:t>
        </w:r>
      </w:ins>
      <w:r w:rsidR="00F97BEA" w:rsidRPr="000822D2">
        <w:t xml:space="preserve"> </w:t>
      </w:r>
      <w:del w:id="101" w:author="Kalentyev Alexey" w:date="2017-06-11T16:37:00Z">
        <w:r w:rsidR="00F97BEA" w:rsidRPr="000822D2" w:rsidDel="00F65729">
          <w:delText xml:space="preserve">заключается в разработке </w:delText>
        </w:r>
      </w:del>
      <w:ins w:id="102" w:author="Kalentyev Alexey" w:date="2017-06-11T16:37:00Z">
        <w:r w:rsidR="00F65729" w:rsidRPr="000822D2">
          <w:t>разработк</w:t>
        </w:r>
        <w:r w:rsidR="00F65729">
          <w:t>а</w:t>
        </w:r>
        <w:r w:rsidR="00F65729" w:rsidRPr="000822D2">
          <w:t xml:space="preserve"> </w:t>
        </w:r>
      </w:ins>
      <w:r w:rsidR="00F97BEA" w:rsidRPr="000822D2">
        <w:t>модуля расчета характеристик принципиальных схем.</w:t>
      </w:r>
    </w:p>
    <w:p w14:paraId="7E76B13C" w14:textId="5E8DF574" w:rsidR="00F97BEA" w:rsidRPr="000822D2" w:rsidRDefault="00D668F6" w:rsidP="000822D2">
      <w:ins w:id="103" w:author="Tatiana Skr" w:date="2017-06-12T13:53:00Z">
        <w:r>
          <w:tab/>
        </w:r>
      </w:ins>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rPr>
          <w:ins w:id="104" w:author="Tatiana Skr" w:date="2017-06-12T12:55:00Z"/>
        </w:rPr>
      </w:pPr>
      <w:r w:rsidRPr="000822D2">
        <w:t>-</w:t>
      </w:r>
      <w:r w:rsidRPr="000822D2">
        <w:tab/>
      </w:r>
      <w:ins w:id="105" w:author="Tatiana Skr" w:date="2017-06-12T12:53:00Z">
        <w:r w:rsidR="00EF2E89">
          <w:t xml:space="preserve">скомпилировать выбранную библиотеку как динамически подключаемую </w:t>
        </w:r>
      </w:ins>
      <w:ins w:id="106" w:author="Tatiana Skr" w:date="2017-06-12T12:54:00Z">
        <w:r w:rsidR="00EF2E89">
          <w:t>б</w:t>
        </w:r>
      </w:ins>
      <w:ins w:id="107" w:author="Tatiana Skr" w:date="2017-06-12T12:53:00Z">
        <w:r w:rsidR="00EF2E89">
          <w:t>иблиотеку</w:t>
        </w:r>
      </w:ins>
      <w:ins w:id="108" w:author="Tatiana Skr" w:date="2017-06-12T12:55:00Z">
        <w:r w:rsidR="00EF2E89">
          <w:t>;</w:t>
        </w:r>
      </w:ins>
    </w:p>
    <w:p w14:paraId="0B52BB3F" w14:textId="77777777" w:rsidR="00EF2E89" w:rsidRDefault="00EF2E89" w:rsidP="001C47E8">
      <w:pPr>
        <w:tabs>
          <w:tab w:val="clear" w:pos="709"/>
          <w:tab w:val="left" w:pos="993"/>
        </w:tabs>
        <w:ind w:firstLine="709"/>
        <w:rPr>
          <w:ins w:id="109" w:author="Tatiana Skr" w:date="2017-06-12T12:55:00Z"/>
        </w:rPr>
      </w:pPr>
      <w:ins w:id="110" w:author="Tatiana Skr" w:date="2017-06-12T12:55:00Z">
        <w:r>
          <w:t>-</w:t>
        </w:r>
        <w:r>
          <w:tab/>
          <w:t>выполнить маршалинг экспортируемых функций;</w:t>
        </w:r>
      </w:ins>
    </w:p>
    <w:p w14:paraId="3F8F0637" w14:textId="77777777" w:rsidR="00EF2E89" w:rsidRDefault="00EF2E89" w:rsidP="001C47E8">
      <w:pPr>
        <w:tabs>
          <w:tab w:val="clear" w:pos="709"/>
          <w:tab w:val="left" w:pos="993"/>
        </w:tabs>
        <w:ind w:firstLine="709"/>
        <w:rPr>
          <w:ins w:id="111" w:author="Tatiana Skr" w:date="2017-06-12T12:57:00Z"/>
        </w:rPr>
      </w:pPr>
      <w:ins w:id="112" w:author="Tatiana Skr" w:date="2017-06-12T12:55:00Z">
        <w:r>
          <w:t>-</w:t>
        </w:r>
        <w:r>
          <w:tab/>
          <w:t>подключить скомпирлированную библиотеку</w:t>
        </w:r>
      </w:ins>
      <w:ins w:id="113" w:author="Tatiana Skr" w:date="2017-06-12T12:56:00Z">
        <w:r>
          <w:t xml:space="preserve"> с помощью механизма </w:t>
        </w:r>
        <w:r>
          <w:rPr>
            <w:lang w:val="en-US"/>
          </w:rPr>
          <w:t>Platform</w:t>
        </w:r>
        <w:r w:rsidRPr="00EF2E89">
          <w:rPr>
            <w:rPrChange w:id="114" w:author="Tatiana Skr" w:date="2017-06-12T12:56:00Z">
              <w:rPr>
                <w:lang w:val="en-US"/>
              </w:rPr>
            </w:rPrChange>
          </w:rPr>
          <w:t xml:space="preserve"> </w:t>
        </w:r>
        <w:r>
          <w:rPr>
            <w:lang w:val="en-US"/>
          </w:rPr>
          <w:t>Invo</w:t>
        </w:r>
      </w:ins>
      <w:ins w:id="115" w:author="Tatiana Skr" w:date="2017-06-12T12:57:00Z">
        <w:r>
          <w:rPr>
            <w:lang w:val="en-US"/>
          </w:rPr>
          <w:t>k</w:t>
        </w:r>
      </w:ins>
      <w:ins w:id="116" w:author="Tatiana Skr" w:date="2017-06-12T12:56:00Z">
        <w:r>
          <w:rPr>
            <w:lang w:val="en-US"/>
          </w:rPr>
          <w:t>e</w:t>
        </w:r>
      </w:ins>
      <w:ins w:id="117" w:author="Tatiana Skr" w:date="2017-06-12T12:57:00Z">
        <w:r>
          <w:t>;</w:t>
        </w:r>
      </w:ins>
    </w:p>
    <w:p w14:paraId="190C9506" w14:textId="6A4D08E6" w:rsidR="007F50A1" w:rsidRDefault="00EF2E89" w:rsidP="001C47E8">
      <w:pPr>
        <w:tabs>
          <w:tab w:val="clear" w:pos="709"/>
          <w:tab w:val="left" w:pos="993"/>
        </w:tabs>
        <w:ind w:firstLine="709"/>
        <w:rPr>
          <w:ins w:id="118" w:author="Tatiana Skr" w:date="2017-06-12T12:57:00Z"/>
        </w:rPr>
      </w:pPr>
      <w:ins w:id="119" w:author="Tatiana Skr" w:date="2017-06-12T12:57:00Z">
        <w:r>
          <w:t>-</w:t>
        </w:r>
        <w:r>
          <w:tab/>
        </w:r>
      </w:ins>
      <w:ins w:id="120" w:author="Tatiana Skr" w:date="2017-06-12T12:58:00Z">
        <w:r w:rsidR="007F50A1">
          <w:t>сделать реализацию</w:t>
        </w:r>
      </w:ins>
      <w:ins w:id="121" w:author="Tatiana Skr" w:date="2017-06-12T12:57:00Z">
        <w:r w:rsidR="007F50A1">
          <w:t xml:space="preserve"> модуля;</w:t>
        </w:r>
      </w:ins>
    </w:p>
    <w:p w14:paraId="34476A1E" w14:textId="4395A2E5" w:rsidR="00F97BEA" w:rsidRPr="000822D2" w:rsidRDefault="007F50A1" w:rsidP="001C47E8">
      <w:pPr>
        <w:tabs>
          <w:tab w:val="clear" w:pos="709"/>
          <w:tab w:val="left" w:pos="993"/>
        </w:tabs>
        <w:ind w:firstLine="709"/>
      </w:pPr>
      <w:ins w:id="122" w:author="Tatiana Skr" w:date="2017-06-12T12:57:00Z">
        <w:r>
          <w:t>-</w:t>
        </w:r>
        <w:r>
          <w:tab/>
          <w:t>провести функциональные и модульные тесты.</w:t>
        </w:r>
      </w:ins>
      <w:commentRangeStart w:id="123"/>
      <w:del w:id="124" w:author="Tatiana Skr" w:date="2017-06-12T12:53:00Z">
        <w:r w:rsidR="00F97BEA" w:rsidRPr="000822D2" w:rsidDel="00EF2E89">
          <w:delText>р</w:delText>
        </w:r>
        <w:r w:rsidR="00AB4084" w:rsidRPr="000822D2" w:rsidDel="00EF2E89">
          <w:delText>азработка программного продукта</w:delText>
        </w:r>
        <w:r w:rsidR="00F97BEA" w:rsidRPr="000822D2" w:rsidDel="00EF2E89">
          <w:delText>.</w:delText>
        </w:r>
        <w:commentRangeEnd w:id="123"/>
        <w:r w:rsidR="00F65729" w:rsidDel="00EF2E89">
          <w:rPr>
            <w:rStyle w:val="a7"/>
          </w:rPr>
          <w:commentReference w:id="123"/>
        </w:r>
      </w:del>
    </w:p>
    <w:p w14:paraId="100C235A" w14:textId="09C92B10" w:rsidR="007F50A1" w:rsidRPr="007F50A1" w:rsidRDefault="001C47E8" w:rsidP="000822D2">
      <w:pPr>
        <w:rPr>
          <w:ins w:id="125" w:author="Tatiana Skr" w:date="2017-06-12T12:59:00Z"/>
        </w:rPr>
      </w:pPr>
      <w:r>
        <w:tab/>
      </w:r>
      <w:commentRangeStart w:id="126"/>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commentRangeEnd w:id="126"/>
      <w:r w:rsidR="00F65729">
        <w:rPr>
          <w:rStyle w:val="a7"/>
        </w:rPr>
        <w:commentReference w:id="126"/>
      </w:r>
      <w:ins w:id="127" w:author="Tatiana Skr" w:date="2017-06-12T12:59:00Z">
        <w:r w:rsidR="007F50A1">
          <w:t xml:space="preserve"> </w:t>
        </w:r>
      </w:ins>
      <w:ins w:id="128" w:author="Tatiana Skr" w:date="2017-06-12T13:05:00Z">
        <w:r w:rsidR="007F50A1">
          <w:t xml:space="preserve">Схема может состоять из </w:t>
        </w:r>
      </w:ins>
      <w:ins w:id="129" w:author="Tatiana Skr" w:date="2017-06-12T13:03:00Z">
        <w:r w:rsidR="007F50A1">
          <w:t>про</w:t>
        </w:r>
        <w:r w:rsidR="007F50A1">
          <w:rPr>
            <w:lang w:val="en-US"/>
          </w:rPr>
          <w:t>c</w:t>
        </w:r>
        <w:r w:rsidR="007F50A1">
          <w:t xml:space="preserve">тых </w:t>
        </w:r>
        <w:r w:rsidR="007F50A1">
          <w:rPr>
            <w:lang w:val="en-US"/>
          </w:rPr>
          <w:t>RLC</w:t>
        </w:r>
        <w:r w:rsidR="007F50A1">
          <w:t xml:space="preserve"> </w:t>
        </w:r>
      </w:ins>
      <w:ins w:id="130" w:author="Tatiana Skr" w:date="2017-06-12T13:05:00Z">
        <w:r w:rsidR="007F50A1">
          <w:t>элементов.</w:t>
        </w:r>
      </w:ins>
      <w:ins w:id="131" w:author="Tatiana Skr" w:date="2017-06-12T13:04:00Z">
        <w:r w:rsidR="007F50A1">
          <w:t xml:space="preserve"> </w:t>
        </w:r>
      </w:ins>
      <w:ins w:id="132" w:author="Tatiana Skr" w:date="2017-06-12T13:35:00Z">
        <w:r w:rsidR="005766B9">
          <w:t xml:space="preserve">Программа рассчитывает </w:t>
        </w:r>
      </w:ins>
      <w:ins w:id="133" w:author="Tatiana Skr" w:date="2017-06-12T13:01:00Z">
        <w:r w:rsidR="007F50A1">
          <w:t xml:space="preserve">комплексное сопротивление </w:t>
        </w:r>
      </w:ins>
      <w:ins w:id="134" w:author="Tatiana Skr" w:date="2017-06-12T13:03:00Z">
        <w:r w:rsidR="007F50A1">
          <w:t>заданной цепи</w:t>
        </w:r>
      </w:ins>
      <w:ins w:id="135" w:author="Tatiana Skr" w:date="2017-06-12T13:35:00Z">
        <w:r w:rsidR="005766B9">
          <w:t>, а также</w:t>
        </w:r>
      </w:ins>
      <w:ins w:id="136" w:author="Tatiana Skr" w:date="2017-06-12T13:02:00Z">
        <w:r w:rsidR="007F50A1">
          <w:t xml:space="preserve"> выводит </w:t>
        </w:r>
      </w:ins>
      <w:ins w:id="137" w:author="Tatiana Skr" w:date="2017-06-12T13:01:00Z">
        <w:r w:rsidR="007F50A1">
          <w:t>график</w:t>
        </w:r>
      </w:ins>
      <w:ins w:id="138" w:author="Tatiana Skr" w:date="2017-06-12T13:02:00Z">
        <w:r w:rsidR="007F50A1">
          <w:t xml:space="preserve"> зависимости </w:t>
        </w:r>
        <w:r w:rsidR="005766B9">
          <w:t>напряжения</w:t>
        </w:r>
        <w:r w:rsidR="007F50A1">
          <w:t xml:space="preserve"> на узлах </w:t>
        </w:r>
      </w:ins>
      <w:ins w:id="139" w:author="Tatiana Skr" w:date="2017-06-12T13:07:00Z">
        <w:r w:rsidR="007F50A1">
          <w:t>от частоты входного сигнала.</w:t>
        </w:r>
      </w:ins>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140" w:name="_Toc484723173"/>
      <w:r w:rsidRPr="000822D2">
        <w:lastRenderedPageBreak/>
        <w:t>Выбор библиотеки</w:t>
      </w:r>
      <w:bookmarkEnd w:id="140"/>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141" w:name="_Toc481060978"/>
      <w:bookmarkStart w:id="142" w:name="_Toc481710695"/>
      <w:bookmarkStart w:id="143" w:name="_Toc484723174"/>
      <w:r w:rsidRPr="000822D2">
        <w:lastRenderedPageBreak/>
        <w:t>Методы расчета сложных электрических цепей</w:t>
      </w:r>
      <w:bookmarkEnd w:id="141"/>
      <w:bookmarkEnd w:id="142"/>
      <w:bookmarkEnd w:id="143"/>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144" w:name="_Toc484723175"/>
      <w:r w:rsidRPr="000822D2">
        <w:t>Метод токов ветвей</w:t>
      </w:r>
      <w:bookmarkEnd w:id="144"/>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145" w:name="_Toc484723176"/>
      <w:r w:rsidRPr="000822D2">
        <w:t>Метод узловых напряжений</w:t>
      </w:r>
      <w:bookmarkEnd w:id="145"/>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146" w:name="_Toc484723177"/>
      <w:r w:rsidRPr="000822D2">
        <w:t>Метод контурных токов</w:t>
      </w:r>
      <w:bookmarkEnd w:id="146"/>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5F20E830"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D11948" w:rsidRPr="000822D2">
        <w:t>1</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34CCDDAC" w:rsidR="00074CAD" w:rsidRPr="000822D2" w:rsidRDefault="00074CAD" w:rsidP="00F27099">
      <w:pPr>
        <w:pStyle w:val="a5"/>
        <w:numPr>
          <w:ilvl w:val="0"/>
          <w:numId w:val="19"/>
        </w:numPr>
      </w:pPr>
      <w:r w:rsidRPr="000822D2">
        <w:t xml:space="preserve">все независимые </w:t>
      </w:r>
      <w:del w:id="147" w:author="Kalentyev Alexey" w:date="2017-06-11T16:39:00Z">
        <w:r w:rsidRPr="000822D2" w:rsidDel="00F65729">
          <w:delText xml:space="preserve">контура </w:delText>
        </w:r>
      </w:del>
      <w:ins w:id="148" w:author="Kalentyev Alexey" w:date="2017-06-11T16:39:00Z">
        <w:r w:rsidR="00F65729" w:rsidRPr="000822D2">
          <w:t>контур</w:t>
        </w:r>
        <w:r w:rsidR="00F65729">
          <w:t>ы</w:t>
        </w:r>
        <w:r w:rsidR="00F65729" w:rsidRPr="000822D2">
          <w:t xml:space="preserve"> </w:t>
        </w:r>
      </w:ins>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149" w:name="_Toc481060979"/>
      <w:bookmarkStart w:id="150" w:name="_Toc481710696"/>
      <w:bookmarkStart w:id="151" w:name="_Toc484723178"/>
      <w:r w:rsidRPr="000822D2">
        <w:t>Описание алгоритмов в коммерческих САПР</w:t>
      </w:r>
      <w:bookmarkEnd w:id="149"/>
      <w:bookmarkEnd w:id="150"/>
      <w:bookmarkEnd w:id="151"/>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52" w:name="_Ref484717528"/>
    <w:bookmarkStart w:id="153" w:name="_Ref484717544"/>
    <w:p w14:paraId="086122FD" w14:textId="5444E0A9" w:rsidR="00074CAD" w:rsidRPr="000822D2" w:rsidRDefault="00074CAD" w:rsidP="00DB06C2">
      <w:pPr>
        <w:jc w:val="center"/>
      </w:pPr>
      <w:r w:rsidRPr="000822D2">
        <w:rPr>
          <w:noProof/>
          <w:lang w:eastAsia="ru-RU"/>
        </w:rPr>
        <w:lastRenderedPageBreak/>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54" w:name="_Ref481076205"/>
      <w:bookmarkStart w:id="155" w:name="_Ref481076189"/>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1</w:t>
        </w:r>
      </w:fldSimple>
      <w:bookmarkEnd w:id="152"/>
      <w:bookmarkEnd w:id="154"/>
      <w:r w:rsidRPr="000822D2">
        <w:t xml:space="preserve"> </w:t>
      </w:r>
      <w:bookmarkStart w:id="156" w:name="_Ref484717540"/>
      <w:r w:rsidRPr="000822D2">
        <w:t>– Схема</w:t>
      </w:r>
      <w:bookmarkEnd w:id="155"/>
      <w:r w:rsidRPr="000822D2">
        <w:t xml:space="preserve"> N</w:t>
      </w:r>
      <w:bookmarkEnd w:id="153"/>
      <w:bookmarkEnd w:id="156"/>
    </w:p>
    <w:p w14:paraId="1187FD3C" w14:textId="77777777" w:rsidR="00074CAD" w:rsidRPr="000822D2" w:rsidRDefault="00074CAD" w:rsidP="000822D2">
      <w:r w:rsidRPr="000822D2">
        <w:rPr>
          <w:noProof/>
          <w:lang w:eastAsia="ru-RU"/>
        </w:rPr>
        <w:lastRenderedPageBreak/>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57" w:name="_Ref481076673"/>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2</w:t>
        </w:r>
      </w:fldSimple>
      <w:bookmarkEnd w:id="157"/>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lastRenderedPageBreak/>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293CEA99" w:rsidR="00074CAD" w:rsidRPr="000822D2" w:rsidRDefault="002822A9"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del w:id="158" w:author="Kalentyev Alexey" w:date="2017-06-11T16:39:00Z">
        <w:r w:rsidR="00D11948" w:rsidRPr="000822D2" w:rsidDel="00F65729">
          <w:delText>1</w:delText>
        </w:r>
      </w:del>
      <w:ins w:id="159" w:author="Kalentyev Alexey" w:date="2017-06-11T16:39:00Z">
        <w:r w:rsidR="00F65729">
          <w:t>2</w:t>
        </w:r>
      </w:ins>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commentRangeStart w:id="160"/>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commentRangeEnd w:id="160"/>
      <w:r w:rsidR="00F65729">
        <w:rPr>
          <w:rStyle w:val="a7"/>
        </w:rPr>
        <w:commentReference w:id="160"/>
      </w:r>
      <w:r w:rsidR="00074CAD" w:rsidRPr="000822D2">
        <w:br w:type="page"/>
      </w:r>
    </w:p>
    <w:p w14:paraId="5AE8A344" w14:textId="5E6CFF44" w:rsidR="00074CAD" w:rsidRPr="000822D2" w:rsidRDefault="00074CAD" w:rsidP="00322A4C">
      <w:pPr>
        <w:pStyle w:val="2"/>
      </w:pPr>
      <w:bookmarkStart w:id="161" w:name="_Toc481060980"/>
      <w:bookmarkStart w:id="162" w:name="_Toc481710697"/>
      <w:bookmarkStart w:id="163" w:name="_Toc484723179"/>
      <w:r w:rsidRPr="000822D2">
        <w:lastRenderedPageBreak/>
        <w:t>Сравн</w:t>
      </w:r>
      <w:bookmarkEnd w:id="161"/>
      <w:r w:rsidRPr="000822D2">
        <w:t>ение существующих библиотек</w:t>
      </w:r>
      <w:bookmarkEnd w:id="162"/>
      <w:bookmarkEnd w:id="163"/>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pPr>
        <w:rPr>
          <w:ins w:id="164" w:author="Kalentyev Alexey" w:date="2017-06-11T16:53:00Z"/>
        </w:rPr>
      </w:pPr>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pPr>
        <w:rPr>
          <w:ins w:id="165" w:author="Kalentyev Alexey" w:date="2017-06-11T16:53:00Z"/>
        </w:rPr>
      </w:pPr>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fldSimple w:instr=" STYLEREF 1 \s ">
        <w:r w:rsidR="00700A93">
          <w:rPr>
            <w:noProof/>
          </w:rPr>
          <w:t>2</w:t>
        </w:r>
      </w:fldSimple>
      <w:r>
        <w:t>.</w:t>
      </w:r>
      <w:fldSimple w:instr=" SEQ Таблица \* ARABIC \s 1 ">
        <w:r w:rsidR="00700A93">
          <w:rPr>
            <w:noProof/>
          </w:rPr>
          <w:t>1</w:t>
        </w:r>
      </w:fldSimple>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Change w:id="166">
          <w:tblGrid>
            <w:gridCol w:w="2455"/>
            <w:gridCol w:w="2049"/>
            <w:gridCol w:w="5124"/>
          </w:tblGrid>
        </w:tblGridChange>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5766B9">
        <w:tblPrEx>
          <w:tblW w:w="5000" w:type="pct"/>
          <w:tblPrExChange w:id="167" w:author="Tatiana Skr" w:date="2017-06-12T13:38:00Z">
            <w:tblPrEx>
              <w:tblW w:w="5000" w:type="pct"/>
            </w:tblPrEx>
          </w:tblPrExChange>
        </w:tblPrEx>
        <w:trPr>
          <w:cantSplit/>
          <w:trHeight w:val="483"/>
          <w:trPrChange w:id="168" w:author="Tatiana Skr" w:date="2017-06-12T13:38:00Z">
            <w:trPr>
              <w:cantSplit/>
              <w:trHeight w:val="483"/>
            </w:trPr>
          </w:trPrChange>
        </w:trPr>
        <w:tc>
          <w:tcPr>
            <w:tcW w:w="1275" w:type="pct"/>
            <w:tcBorders>
              <w:bottom w:val="single" w:sz="4" w:space="0" w:color="auto"/>
            </w:tcBorders>
            <w:vAlign w:val="center"/>
            <w:tcPrChange w:id="169" w:author="Tatiana Skr" w:date="2017-06-12T13:38:00Z">
              <w:tcPr>
                <w:tcW w:w="1275" w:type="pct"/>
                <w:vAlign w:val="center"/>
              </w:tcPr>
            </w:tcPrChange>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Change w:id="170" w:author="Tatiana Skr" w:date="2017-06-12T13:38:00Z">
              <w:tcPr>
                <w:tcW w:w="1064" w:type="pct"/>
                <w:vAlign w:val="center"/>
              </w:tcPr>
            </w:tcPrChange>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Change w:id="171" w:author="Tatiana Skr" w:date="2017-06-12T13:38:00Z">
              <w:tcPr>
                <w:tcW w:w="2661" w:type="pct"/>
                <w:vAlign w:val="center"/>
              </w:tcPr>
            </w:tcPrChange>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5766B9">
        <w:tblPrEx>
          <w:tblW w:w="5000" w:type="pct"/>
          <w:tblPrExChange w:id="172" w:author="Tatiana Skr" w:date="2017-06-12T13:38:00Z">
            <w:tblPrEx>
              <w:tblW w:w="5000" w:type="pct"/>
            </w:tblPrEx>
          </w:tblPrExChange>
        </w:tblPrEx>
        <w:trPr>
          <w:cantSplit/>
          <w:trHeight w:val="483"/>
          <w:trPrChange w:id="173" w:author="Tatiana Skr" w:date="2017-06-12T13:38:00Z">
            <w:trPr>
              <w:cantSplit/>
              <w:trHeight w:val="483"/>
            </w:trPr>
          </w:trPrChange>
        </w:trPr>
        <w:tc>
          <w:tcPr>
            <w:tcW w:w="1275" w:type="pct"/>
            <w:tcBorders>
              <w:bottom w:val="nil"/>
            </w:tcBorders>
            <w:vAlign w:val="center"/>
            <w:tcPrChange w:id="174" w:author="Tatiana Skr" w:date="2017-06-12T13:38:00Z">
              <w:tcPr>
                <w:tcW w:w="1275" w:type="pct"/>
                <w:vAlign w:val="center"/>
              </w:tcPr>
            </w:tcPrChange>
          </w:tcPr>
          <w:p w14:paraId="68C5C000" w14:textId="77777777" w:rsidR="00074CAD" w:rsidRPr="000822D2" w:rsidRDefault="00074CAD" w:rsidP="00E549F6">
            <w:pPr>
              <w:pStyle w:val="afd"/>
            </w:pPr>
            <w:r w:rsidRPr="000822D2">
              <w:t>Ngspice</w:t>
            </w:r>
          </w:p>
        </w:tc>
        <w:tc>
          <w:tcPr>
            <w:tcW w:w="1064" w:type="pct"/>
            <w:tcBorders>
              <w:bottom w:val="nil"/>
            </w:tcBorders>
            <w:vAlign w:val="center"/>
            <w:tcPrChange w:id="175" w:author="Tatiana Skr" w:date="2017-06-12T13:38:00Z">
              <w:tcPr>
                <w:tcW w:w="1064" w:type="pct"/>
                <w:vAlign w:val="center"/>
              </w:tcPr>
            </w:tcPrChange>
          </w:tcPr>
          <w:p w14:paraId="05639F50" w14:textId="77777777" w:rsidR="00074CAD" w:rsidRPr="000822D2" w:rsidRDefault="00074CAD" w:rsidP="00E549F6">
            <w:pPr>
              <w:pStyle w:val="afd"/>
            </w:pPr>
            <w:r w:rsidRPr="000822D2">
              <w:t>BSD</w:t>
            </w:r>
          </w:p>
        </w:tc>
        <w:tc>
          <w:tcPr>
            <w:tcW w:w="2661" w:type="pct"/>
            <w:tcBorders>
              <w:bottom w:val="nil"/>
            </w:tcBorders>
            <w:vAlign w:val="center"/>
            <w:tcPrChange w:id="176" w:author="Tatiana Skr" w:date="2017-06-12T13:38:00Z">
              <w:tcPr>
                <w:tcW w:w="2661" w:type="pct"/>
                <w:vAlign w:val="center"/>
              </w:tcPr>
            </w:tcPrChange>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pPr>
        <w:rPr>
          <w:ins w:id="177" w:author="Tatiana Skr" w:date="2017-06-12T13:38:00Z"/>
        </w:rPr>
      </w:pPr>
    </w:p>
    <w:tbl>
      <w:tblPr>
        <w:tblStyle w:val="af0"/>
        <w:tblW w:w="4995" w:type="pct"/>
        <w:tblInd w:w="5" w:type="dxa"/>
        <w:tblLook w:val="04A0" w:firstRow="1" w:lastRow="0" w:firstColumn="1" w:lastColumn="0" w:noHBand="0" w:noVBand="1"/>
        <w:tblPrChange w:id="178" w:author="Tatiana Skr" w:date="2017-06-12T13:38:00Z">
          <w:tblPr>
            <w:tblStyle w:val="af0"/>
            <w:tblW w:w="5000" w:type="pct"/>
            <w:tblLook w:val="04A0" w:firstRow="1" w:lastRow="0" w:firstColumn="1" w:lastColumn="0" w:noHBand="0" w:noVBand="1"/>
          </w:tblPr>
        </w:tblPrChange>
      </w:tblPr>
      <w:tblGrid>
        <w:gridCol w:w="2455"/>
        <w:gridCol w:w="2049"/>
        <w:gridCol w:w="5124"/>
        <w:tblGridChange w:id="179">
          <w:tblGrid>
            <w:gridCol w:w="5"/>
            <w:gridCol w:w="2450"/>
            <w:gridCol w:w="5"/>
            <w:gridCol w:w="2044"/>
            <w:gridCol w:w="5"/>
            <w:gridCol w:w="5119"/>
            <w:gridCol w:w="5"/>
          </w:tblGrid>
        </w:tblGridChange>
      </w:tblGrid>
      <w:tr w:rsidR="005766B9" w:rsidRPr="000822D2" w14:paraId="5AAB1E6B" w14:textId="77777777" w:rsidTr="005766B9">
        <w:trPr>
          <w:cantSplit/>
          <w:trHeight w:val="483"/>
          <w:trPrChange w:id="180"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181" w:author="Tatiana Skr" w:date="2017-06-12T13:38:00Z">
              <w:tcPr>
                <w:tcW w:w="5000" w:type="pct"/>
                <w:gridSpan w:val="6"/>
                <w:tcBorders>
                  <w:top w:val="nil"/>
                  <w:left w:val="nil"/>
                  <w:bottom w:val="single" w:sz="4" w:space="0" w:color="auto"/>
                  <w:right w:val="nil"/>
                </w:tcBorders>
                <w:vAlign w:val="center"/>
              </w:tcPr>
            </w:tcPrChange>
          </w:tcPr>
          <w:p w14:paraId="20DD08E6" w14:textId="77777777" w:rsidR="005766B9" w:rsidRPr="000822D2" w:rsidRDefault="005766B9" w:rsidP="009C7C27">
            <w:pPr>
              <w:pStyle w:val="afd"/>
              <w:rPr>
                <w:moveTo w:id="182" w:author="Tatiana Skr" w:date="2017-06-12T13:37:00Z"/>
              </w:rPr>
            </w:pPr>
            <w:moveToRangeStart w:id="183" w:author="Tatiana Skr" w:date="2017-06-12T13:37:00Z" w:name="move485038001"/>
            <w:moveTo w:id="184" w:author="Tatiana Skr" w:date="2017-06-12T13:37:00Z">
              <w:r>
                <w:lastRenderedPageBreak/>
                <w:t>Продолжение таблицы 2.1</w:t>
              </w:r>
            </w:moveTo>
          </w:p>
        </w:tc>
      </w:tr>
      <w:tr w:rsidR="005766B9" w:rsidRPr="000822D2" w14:paraId="4D803545" w14:textId="77777777" w:rsidTr="009C7C27">
        <w:trPr>
          <w:cantSplit/>
          <w:trHeight w:val="483"/>
        </w:trPr>
        <w:tc>
          <w:tcPr>
            <w:tcW w:w="1275" w:type="pct"/>
            <w:vAlign w:val="center"/>
          </w:tcPr>
          <w:p w14:paraId="32BB6987" w14:textId="77777777" w:rsidR="005766B9" w:rsidRPr="000822D2" w:rsidRDefault="005766B9" w:rsidP="009C7C27">
            <w:pPr>
              <w:pStyle w:val="afd"/>
              <w:rPr>
                <w:moveTo w:id="185" w:author="Tatiana Skr" w:date="2017-06-12T13:38:00Z"/>
              </w:rPr>
            </w:pPr>
            <w:moveToRangeStart w:id="186" w:author="Tatiana Skr" w:date="2017-06-12T13:38:00Z" w:name="move485038019"/>
            <w:moveToRangeEnd w:id="183"/>
            <w:moveTo w:id="187" w:author="Tatiana Skr" w:date="2017-06-12T13:38:00Z">
              <w:r w:rsidRPr="000822D2">
                <w:t>Библиотека</w:t>
              </w:r>
            </w:moveTo>
          </w:p>
        </w:tc>
        <w:tc>
          <w:tcPr>
            <w:tcW w:w="1064" w:type="pct"/>
            <w:vAlign w:val="center"/>
          </w:tcPr>
          <w:p w14:paraId="5ACC3310" w14:textId="77777777" w:rsidR="005766B9" w:rsidRPr="000822D2" w:rsidRDefault="005766B9" w:rsidP="009C7C27">
            <w:pPr>
              <w:pStyle w:val="afd"/>
              <w:rPr>
                <w:moveTo w:id="188" w:author="Tatiana Skr" w:date="2017-06-12T13:38:00Z"/>
              </w:rPr>
            </w:pPr>
            <w:moveTo w:id="189" w:author="Tatiana Skr" w:date="2017-06-12T13:38:00Z">
              <w:r w:rsidRPr="000822D2">
                <w:t>Лицензия</w:t>
              </w:r>
            </w:moveTo>
          </w:p>
        </w:tc>
        <w:tc>
          <w:tcPr>
            <w:tcW w:w="2661" w:type="pct"/>
            <w:vAlign w:val="center"/>
          </w:tcPr>
          <w:p w14:paraId="66CFD08A" w14:textId="77777777" w:rsidR="005766B9" w:rsidRPr="000822D2" w:rsidRDefault="005766B9" w:rsidP="009C7C27">
            <w:pPr>
              <w:pStyle w:val="afd"/>
              <w:rPr>
                <w:moveTo w:id="190" w:author="Tatiana Skr" w:date="2017-06-12T13:38:00Z"/>
              </w:rPr>
            </w:pPr>
            <w:moveTo w:id="191" w:author="Tatiana Skr" w:date="2017-06-12T13:38:00Z">
              <w:r w:rsidRPr="000822D2">
                <w:t>Анализ</w:t>
              </w:r>
            </w:moveTo>
          </w:p>
        </w:tc>
      </w:tr>
      <w:moveToRangeEnd w:id="186"/>
      <w:tr w:rsidR="00074CAD" w:rsidRPr="000822D2" w14:paraId="79298984" w14:textId="77777777" w:rsidTr="005766B9">
        <w:trPr>
          <w:cantSplit/>
          <w:trHeight w:val="483"/>
          <w:trPrChange w:id="192" w:author="Tatiana Skr" w:date="2017-06-12T13:38:00Z">
            <w:trPr>
              <w:gridAfter w:val="0"/>
              <w:cantSplit/>
              <w:trHeight w:val="483"/>
            </w:trPr>
          </w:trPrChange>
        </w:trPr>
        <w:tc>
          <w:tcPr>
            <w:tcW w:w="1275" w:type="pct"/>
            <w:vAlign w:val="center"/>
            <w:tcPrChange w:id="193" w:author="Tatiana Skr" w:date="2017-06-12T13:38:00Z">
              <w:tcPr>
                <w:tcW w:w="1275" w:type="pct"/>
                <w:gridSpan w:val="2"/>
                <w:vAlign w:val="center"/>
              </w:tcPr>
            </w:tcPrChange>
          </w:tcPr>
          <w:p w14:paraId="1247139B" w14:textId="77777777" w:rsidR="00074CAD" w:rsidRPr="000822D2" w:rsidRDefault="00074CAD" w:rsidP="00E549F6">
            <w:pPr>
              <w:pStyle w:val="afd"/>
            </w:pPr>
            <w:r w:rsidRPr="000822D2">
              <w:t>LTSpice</w:t>
            </w:r>
          </w:p>
        </w:tc>
        <w:tc>
          <w:tcPr>
            <w:tcW w:w="1064" w:type="pct"/>
            <w:vAlign w:val="center"/>
            <w:tcPrChange w:id="194" w:author="Tatiana Skr" w:date="2017-06-12T13:38:00Z">
              <w:tcPr>
                <w:tcW w:w="1064" w:type="pct"/>
                <w:gridSpan w:val="2"/>
                <w:vAlign w:val="center"/>
              </w:tcPr>
            </w:tcPrChange>
          </w:tcPr>
          <w:p w14:paraId="4BC7D229" w14:textId="77777777" w:rsidR="00074CAD" w:rsidRPr="000822D2" w:rsidRDefault="00074CAD" w:rsidP="00E549F6">
            <w:pPr>
              <w:pStyle w:val="afd"/>
            </w:pPr>
            <w:r w:rsidRPr="000822D2">
              <w:t>freeware</w:t>
            </w:r>
          </w:p>
        </w:tc>
        <w:tc>
          <w:tcPr>
            <w:tcW w:w="2661" w:type="pct"/>
            <w:vAlign w:val="center"/>
            <w:tcPrChange w:id="195" w:author="Tatiana Skr" w:date="2017-06-12T13:38:00Z">
              <w:tcPr>
                <w:tcW w:w="2661" w:type="pct"/>
                <w:gridSpan w:val="2"/>
                <w:vAlign w:val="center"/>
              </w:tcPr>
            </w:tcPrChange>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5766B9">
        <w:trPr>
          <w:cantSplit/>
          <w:trHeight w:val="483"/>
          <w:trPrChange w:id="196" w:author="Tatiana Skr" w:date="2017-06-12T13:38:00Z">
            <w:trPr>
              <w:gridAfter w:val="0"/>
              <w:cantSplit/>
              <w:trHeight w:val="483"/>
            </w:trPr>
          </w:trPrChange>
        </w:trPr>
        <w:tc>
          <w:tcPr>
            <w:tcW w:w="1275" w:type="pct"/>
            <w:tcBorders>
              <w:bottom w:val="nil"/>
            </w:tcBorders>
            <w:vAlign w:val="center"/>
            <w:tcPrChange w:id="197" w:author="Tatiana Skr" w:date="2017-06-12T13:38:00Z">
              <w:tcPr>
                <w:tcW w:w="1275" w:type="pct"/>
                <w:gridSpan w:val="2"/>
                <w:tcBorders>
                  <w:bottom w:val="nil"/>
                </w:tcBorders>
                <w:vAlign w:val="center"/>
              </w:tcPr>
            </w:tcPrChange>
          </w:tcPr>
          <w:p w14:paraId="498D746E" w14:textId="77777777" w:rsidR="00074CAD" w:rsidRPr="000822D2" w:rsidRDefault="00074CAD" w:rsidP="00E549F6">
            <w:pPr>
              <w:pStyle w:val="afd"/>
            </w:pPr>
            <w:r w:rsidRPr="000822D2">
              <w:t>TINA</w:t>
            </w:r>
          </w:p>
        </w:tc>
        <w:tc>
          <w:tcPr>
            <w:tcW w:w="1064" w:type="pct"/>
            <w:tcBorders>
              <w:bottom w:val="nil"/>
            </w:tcBorders>
            <w:vAlign w:val="center"/>
            <w:tcPrChange w:id="198" w:author="Tatiana Skr" w:date="2017-06-12T13:38:00Z">
              <w:tcPr>
                <w:tcW w:w="1064" w:type="pct"/>
                <w:gridSpan w:val="2"/>
                <w:tcBorders>
                  <w:bottom w:val="nil"/>
                </w:tcBorders>
                <w:vAlign w:val="center"/>
              </w:tcPr>
            </w:tcPrChange>
          </w:tcPr>
          <w:p w14:paraId="52B873F4" w14:textId="77777777" w:rsidR="00074CAD" w:rsidRPr="000822D2" w:rsidRDefault="00074CAD" w:rsidP="00E549F6">
            <w:pPr>
              <w:pStyle w:val="afd"/>
            </w:pPr>
            <w:r w:rsidRPr="000822D2">
              <w:t>freeware</w:t>
            </w:r>
          </w:p>
        </w:tc>
        <w:tc>
          <w:tcPr>
            <w:tcW w:w="2661" w:type="pct"/>
            <w:tcBorders>
              <w:bottom w:val="nil"/>
            </w:tcBorders>
            <w:vAlign w:val="center"/>
            <w:tcPrChange w:id="199" w:author="Tatiana Skr" w:date="2017-06-12T13:38:00Z">
              <w:tcPr>
                <w:tcW w:w="2661" w:type="pct"/>
                <w:gridSpan w:val="2"/>
                <w:tcBorders>
                  <w:bottom w:val="nil"/>
                </w:tcBorders>
                <w:vAlign w:val="center"/>
              </w:tcPr>
            </w:tcPrChange>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E549F6" w:rsidRPr="000822D2" w:rsidDel="005766B9" w14:paraId="39149F9C" w14:textId="445F69F5" w:rsidTr="005766B9">
        <w:trPr>
          <w:cantSplit/>
          <w:trHeight w:val="483"/>
          <w:trPrChange w:id="200" w:author="Tatiana Skr" w:date="2017-06-12T13:38:00Z">
            <w:trPr>
              <w:gridAfter w:val="0"/>
              <w:cantSplit/>
              <w:trHeight w:val="483"/>
            </w:trPr>
          </w:trPrChange>
        </w:trPr>
        <w:tc>
          <w:tcPr>
            <w:tcW w:w="5000" w:type="pct"/>
            <w:gridSpan w:val="3"/>
            <w:tcBorders>
              <w:top w:val="nil"/>
              <w:left w:val="nil"/>
              <w:bottom w:val="single" w:sz="4" w:space="0" w:color="auto"/>
              <w:right w:val="nil"/>
            </w:tcBorders>
            <w:vAlign w:val="center"/>
            <w:tcPrChange w:id="201" w:author="Tatiana Skr" w:date="2017-06-12T13:38:00Z">
              <w:tcPr>
                <w:tcW w:w="5000" w:type="pct"/>
                <w:gridSpan w:val="6"/>
                <w:tcBorders>
                  <w:top w:val="nil"/>
                  <w:left w:val="nil"/>
                  <w:bottom w:val="single" w:sz="4" w:space="0" w:color="auto"/>
                  <w:right w:val="nil"/>
                </w:tcBorders>
                <w:vAlign w:val="center"/>
              </w:tcPr>
            </w:tcPrChange>
          </w:tcPr>
          <w:p w14:paraId="07ED63A7" w14:textId="654287C4" w:rsidR="00E549F6" w:rsidRPr="000822D2" w:rsidDel="005766B9" w:rsidRDefault="00E549F6" w:rsidP="00E549F6">
            <w:pPr>
              <w:pStyle w:val="afd"/>
              <w:rPr>
                <w:moveFrom w:id="202" w:author="Tatiana Skr" w:date="2017-06-12T13:37:00Z"/>
              </w:rPr>
            </w:pPr>
            <w:moveFromRangeStart w:id="203" w:author="Tatiana Skr" w:date="2017-06-12T13:37:00Z" w:name="move485038001"/>
            <w:moveFrom w:id="204" w:author="Tatiana Skr" w:date="2017-06-12T13:37:00Z">
              <w:r w:rsidDel="005766B9">
                <w:t>Продолжение таблицы 2.1</w:t>
              </w:r>
            </w:moveFrom>
          </w:p>
        </w:tc>
      </w:tr>
      <w:tr w:rsidR="00E549F6" w:rsidRPr="000822D2" w:rsidDel="005766B9" w14:paraId="79C6C824" w14:textId="670CB3D5" w:rsidTr="005766B9">
        <w:trPr>
          <w:cantSplit/>
          <w:trHeight w:val="483"/>
          <w:trPrChange w:id="205" w:author="Tatiana Skr" w:date="2017-06-12T13:38:00Z">
            <w:trPr>
              <w:gridAfter w:val="0"/>
              <w:cantSplit/>
              <w:trHeight w:val="483"/>
            </w:trPr>
          </w:trPrChange>
        </w:trPr>
        <w:tc>
          <w:tcPr>
            <w:tcW w:w="1275" w:type="pct"/>
            <w:vAlign w:val="center"/>
            <w:tcPrChange w:id="206" w:author="Tatiana Skr" w:date="2017-06-12T13:38:00Z">
              <w:tcPr>
                <w:tcW w:w="1275" w:type="pct"/>
                <w:gridSpan w:val="2"/>
                <w:vAlign w:val="center"/>
              </w:tcPr>
            </w:tcPrChange>
          </w:tcPr>
          <w:p w14:paraId="605244BC" w14:textId="2B5018FC" w:rsidR="00E549F6" w:rsidRPr="000822D2" w:rsidDel="005766B9" w:rsidRDefault="00E549F6" w:rsidP="00F65729">
            <w:pPr>
              <w:pStyle w:val="afd"/>
              <w:rPr>
                <w:moveFrom w:id="207" w:author="Tatiana Skr" w:date="2017-06-12T13:38:00Z"/>
              </w:rPr>
            </w:pPr>
            <w:moveFromRangeStart w:id="208" w:author="Tatiana Skr" w:date="2017-06-12T13:38:00Z" w:name="move485038019"/>
            <w:moveFromRangeEnd w:id="203"/>
            <w:moveFrom w:id="209" w:author="Tatiana Skr" w:date="2017-06-12T13:38:00Z">
              <w:r w:rsidRPr="000822D2" w:rsidDel="005766B9">
                <w:t>Библиотека</w:t>
              </w:r>
            </w:moveFrom>
          </w:p>
        </w:tc>
        <w:tc>
          <w:tcPr>
            <w:tcW w:w="1064" w:type="pct"/>
            <w:vAlign w:val="center"/>
            <w:tcPrChange w:id="210" w:author="Tatiana Skr" w:date="2017-06-12T13:38:00Z">
              <w:tcPr>
                <w:tcW w:w="1064" w:type="pct"/>
                <w:gridSpan w:val="2"/>
                <w:vAlign w:val="center"/>
              </w:tcPr>
            </w:tcPrChange>
          </w:tcPr>
          <w:p w14:paraId="4F23C8AC" w14:textId="3ADB4B9C" w:rsidR="00E549F6" w:rsidRPr="000822D2" w:rsidDel="005766B9" w:rsidRDefault="00E549F6" w:rsidP="00F65729">
            <w:pPr>
              <w:pStyle w:val="afd"/>
              <w:rPr>
                <w:moveFrom w:id="211" w:author="Tatiana Skr" w:date="2017-06-12T13:38:00Z"/>
              </w:rPr>
            </w:pPr>
            <w:moveFrom w:id="212" w:author="Tatiana Skr" w:date="2017-06-12T13:38:00Z">
              <w:r w:rsidRPr="000822D2" w:rsidDel="005766B9">
                <w:t>Лицензия</w:t>
              </w:r>
            </w:moveFrom>
          </w:p>
        </w:tc>
        <w:tc>
          <w:tcPr>
            <w:tcW w:w="2661" w:type="pct"/>
            <w:vAlign w:val="center"/>
            <w:tcPrChange w:id="213" w:author="Tatiana Skr" w:date="2017-06-12T13:38:00Z">
              <w:tcPr>
                <w:tcW w:w="2661" w:type="pct"/>
                <w:gridSpan w:val="2"/>
                <w:vAlign w:val="center"/>
              </w:tcPr>
            </w:tcPrChange>
          </w:tcPr>
          <w:p w14:paraId="2AD6494D" w14:textId="09F06984" w:rsidR="00E549F6" w:rsidRPr="000822D2" w:rsidDel="005766B9" w:rsidRDefault="00E549F6" w:rsidP="00F65729">
            <w:pPr>
              <w:pStyle w:val="afd"/>
              <w:rPr>
                <w:moveFrom w:id="214" w:author="Tatiana Skr" w:date="2017-06-12T13:38:00Z"/>
              </w:rPr>
            </w:pPr>
            <w:moveFrom w:id="215" w:author="Tatiana Skr" w:date="2017-06-12T13:38:00Z">
              <w:r w:rsidRPr="000822D2" w:rsidDel="005766B9">
                <w:t>Анализ</w:t>
              </w:r>
            </w:moveFrom>
          </w:p>
        </w:tc>
      </w:tr>
      <w:moveFromRangeEnd w:id="208"/>
      <w:tr w:rsidR="00074CAD" w:rsidRPr="000822D2" w14:paraId="45FBF138" w14:textId="77777777" w:rsidTr="005766B9">
        <w:trPr>
          <w:cantSplit/>
          <w:trHeight w:val="483"/>
          <w:trPrChange w:id="216" w:author="Tatiana Skr" w:date="2017-06-12T13:38:00Z">
            <w:trPr>
              <w:gridAfter w:val="0"/>
              <w:cantSplit/>
              <w:trHeight w:val="483"/>
            </w:trPr>
          </w:trPrChange>
        </w:trPr>
        <w:tc>
          <w:tcPr>
            <w:tcW w:w="1275" w:type="pct"/>
            <w:tcBorders>
              <w:top w:val="single" w:sz="4" w:space="0" w:color="auto"/>
            </w:tcBorders>
            <w:vAlign w:val="center"/>
            <w:tcPrChange w:id="217" w:author="Tatiana Skr" w:date="2017-06-12T13:38:00Z">
              <w:tcPr>
                <w:tcW w:w="1275" w:type="pct"/>
                <w:gridSpan w:val="2"/>
                <w:tcBorders>
                  <w:top w:val="single" w:sz="4" w:space="0" w:color="auto"/>
                </w:tcBorders>
                <w:vAlign w:val="center"/>
              </w:tcPr>
            </w:tcPrChange>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Change w:id="218" w:author="Tatiana Skr" w:date="2017-06-12T13:38:00Z">
              <w:tcPr>
                <w:tcW w:w="1064" w:type="pct"/>
                <w:gridSpan w:val="2"/>
                <w:tcBorders>
                  <w:top w:val="single" w:sz="4" w:space="0" w:color="auto"/>
                </w:tcBorders>
                <w:vAlign w:val="center"/>
              </w:tcPr>
            </w:tcPrChange>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Change w:id="219" w:author="Tatiana Skr" w:date="2017-06-12T13:38:00Z">
              <w:tcPr>
                <w:tcW w:w="2661" w:type="pct"/>
                <w:gridSpan w:val="2"/>
                <w:tcBorders>
                  <w:top w:val="single" w:sz="4" w:space="0" w:color="auto"/>
                </w:tcBorders>
                <w:vAlign w:val="center"/>
              </w:tcPr>
            </w:tcPrChange>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5766B9">
        <w:trPr>
          <w:cantSplit/>
          <w:trHeight w:val="483"/>
          <w:trPrChange w:id="220" w:author="Tatiana Skr" w:date="2017-06-12T13:38:00Z">
            <w:trPr>
              <w:gridAfter w:val="0"/>
              <w:cantSplit/>
              <w:trHeight w:val="483"/>
            </w:trPr>
          </w:trPrChange>
        </w:trPr>
        <w:tc>
          <w:tcPr>
            <w:tcW w:w="1275" w:type="pct"/>
            <w:vAlign w:val="center"/>
            <w:tcPrChange w:id="221" w:author="Tatiana Skr" w:date="2017-06-12T13:38:00Z">
              <w:tcPr>
                <w:tcW w:w="1275" w:type="pct"/>
                <w:gridSpan w:val="2"/>
                <w:vAlign w:val="center"/>
              </w:tcPr>
            </w:tcPrChange>
          </w:tcPr>
          <w:p w14:paraId="6D61BE38" w14:textId="77777777" w:rsidR="00074CAD" w:rsidRPr="000822D2" w:rsidRDefault="00074CAD" w:rsidP="00E549F6">
            <w:pPr>
              <w:pStyle w:val="afd"/>
            </w:pPr>
            <w:r w:rsidRPr="000822D2">
              <w:t>HSPICE</w:t>
            </w:r>
          </w:p>
        </w:tc>
        <w:tc>
          <w:tcPr>
            <w:tcW w:w="1064" w:type="pct"/>
            <w:vAlign w:val="center"/>
            <w:tcPrChange w:id="222" w:author="Tatiana Skr" w:date="2017-06-12T13:38:00Z">
              <w:tcPr>
                <w:tcW w:w="1064" w:type="pct"/>
                <w:gridSpan w:val="2"/>
                <w:vAlign w:val="center"/>
              </w:tcPr>
            </w:tcPrChange>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Change w:id="223" w:author="Tatiana Skr" w:date="2017-06-12T13:38:00Z">
              <w:tcPr>
                <w:tcW w:w="2661" w:type="pct"/>
                <w:gridSpan w:val="2"/>
                <w:vAlign w:val="center"/>
              </w:tcPr>
            </w:tcPrChange>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24"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24"/>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fldSimple w:instr=" STYLEREF 1 \s ">
        <w:r w:rsidR="00700A93">
          <w:rPr>
            <w:noProof/>
          </w:rPr>
          <w:t>3</w:t>
        </w:r>
      </w:fldSimple>
      <w:r w:rsidR="00DE2D83">
        <w:t>.</w:t>
      </w:r>
      <w:fldSimple w:instr=" SEQ Таблица \* ARABIC \s 1 ">
        <w:r w:rsidR="00700A93">
          <w:rPr>
            <w:noProof/>
          </w:rPr>
          <w:t>1</w:t>
        </w:r>
      </w:fldSimple>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25" w:name="_Toc484723181"/>
      <w:r w:rsidRPr="000822D2">
        <w:lastRenderedPageBreak/>
        <w:t>Подключение выбранной библиотеки к проекту .NET С#</w:t>
      </w:r>
      <w:bookmarkEnd w:id="225"/>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26" w:name="_Toc484050452"/>
      <w:bookmarkStart w:id="227" w:name="_Toc484723182"/>
      <w:r w:rsidRPr="000822D2">
        <w:t>Методы интеграции машинного кода в .NET C#</w:t>
      </w:r>
      <w:bookmarkEnd w:id="226"/>
      <w:bookmarkEnd w:id="227"/>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28" w:name="_Toc484050453"/>
      <w:bookmarkStart w:id="229" w:name="_Toc484723183"/>
      <w:r w:rsidRPr="000822D2">
        <w:lastRenderedPageBreak/>
        <w:t>Язык С++/CLI</w:t>
      </w:r>
      <w:bookmarkEnd w:id="228"/>
      <w:bookmarkEnd w:id="229"/>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45444DC4"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ins w:id="230" w:author="Tatiana Skr" w:date="2017-06-12T13:09:00Z">
        <w:r w:rsidR="00D531B6">
          <w:rPr>
            <w:lang w:val="en-US"/>
          </w:rPr>
          <w:t>F</w:t>
        </w:r>
      </w:ins>
      <w:del w:id="231" w:author="Tatiana Skr" w:date="2017-06-12T13:09:00Z">
        <w:r w:rsidR="00666C66" w:rsidRPr="000822D2" w:rsidDel="00D531B6">
          <w:delText>B</w:delText>
        </w:r>
      </w:del>
      <w:r w:rsidR="00666C66" w:rsidRPr="000822D2">
        <w:t xml:space="preserve">CL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32" w:name="dot-net-mentality"/>
      <w:bookmarkEnd w:id="232"/>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233" w:name="_Toc484050454"/>
      <w:bookmarkStart w:id="234" w:name="_Toc484723184"/>
      <w:r w:rsidRPr="000822D2">
        <w:t>Механизм Platform Invoke</w:t>
      </w:r>
      <w:bookmarkEnd w:id="233"/>
      <w:bookmarkEnd w:id="234"/>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5D31487F" w:rsidR="00666C66" w:rsidRPr="000822D2" w:rsidRDefault="00666C66" w:rsidP="00A56894">
      <w:pPr>
        <w:tabs>
          <w:tab w:val="clear" w:pos="709"/>
          <w:tab w:val="left" w:pos="993"/>
        </w:tabs>
        <w:ind w:firstLine="709"/>
      </w:pPr>
      <w:r w:rsidRPr="000822D2">
        <w:t>-</w:t>
      </w:r>
      <w:r w:rsidRPr="000822D2">
        <w:tab/>
        <w:t xml:space="preserve">применить атрибут </w:t>
      </w:r>
      <w:del w:id="235" w:author="Kalentyev Alexey" w:date="2017-06-11T17:07:00Z">
        <w:r w:rsidRPr="000822D2" w:rsidDel="007D4894">
          <w:delText xml:space="preserve">DllImportArtibutr </w:delText>
        </w:r>
      </w:del>
      <w:ins w:id="236" w:author="Kalentyev Alexey" w:date="2017-06-11T17:07:00Z">
        <w:r w:rsidR="007D4894" w:rsidRPr="000822D2">
          <w:t>DllImportArtibut</w:t>
        </w:r>
        <w:r w:rsidR="007D4894">
          <w:rPr>
            <w:lang w:val="en-US"/>
          </w:rPr>
          <w:t>e</w:t>
        </w:r>
        <w:r w:rsidR="007D4894" w:rsidRPr="000822D2">
          <w:t xml:space="preserve"> </w:t>
        </w:r>
      </w:ins>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3390C225"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3</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fldSimple w:instr=" STYLEREF 1 \s ">
        <w:r w:rsidR="00700A93">
          <w:rPr>
            <w:noProof/>
          </w:rPr>
          <w:t>4</w:t>
        </w:r>
      </w:fldSimple>
      <w:r w:rsidR="008B0C25" w:rsidRPr="000822D2">
        <w:t>.</w:t>
      </w:r>
      <w:fldSimple w:instr=" SEQ Рисунок \* ARABIC \s 1 ">
        <w:r w:rsidR="00700A93">
          <w:rPr>
            <w:noProof/>
          </w:rPr>
          <w:t>1</w:t>
        </w:r>
      </w:fldSimple>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055561DD" w:rsidR="00666C66" w:rsidRPr="000822D2" w:rsidRDefault="004C5233" w:rsidP="000822D2">
      <w:r>
        <w:tab/>
      </w:r>
      <w:r w:rsidR="00666C66" w:rsidRPr="000822D2">
        <w:t xml:space="preserve">Ниже </w:t>
      </w:r>
      <w:r w:rsidR="00176520" w:rsidRPr="000822D2">
        <w:t>в таблице 3</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1</w:t>
        </w:r>
      </w:fldSimple>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237" w:name="_Toc484050455"/>
      <w:bookmarkStart w:id="238" w:name="_Toc484723185"/>
      <w:r w:rsidRPr="000822D2">
        <w:lastRenderedPageBreak/>
        <w:t>Интеграция ngspice.dll в .NET C#</w:t>
      </w:r>
      <w:bookmarkEnd w:id="237"/>
      <w:bookmarkEnd w:id="238"/>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2</w:t>
        </w:r>
      </w:fldSimple>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631677"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631677"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631677"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631677"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631677"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631677"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631677"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631677"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631677"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631677"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631677"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631677"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[MarshalAs(UnmanagedType.LPStr)] string command);</w:t>
            </w:r>
          </w:p>
        </w:tc>
      </w:tr>
      <w:tr w:rsidR="00666C66" w:rsidRPr="00631677"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631677"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631677"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631677"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631677"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631677"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631677"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302EEEE3"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del w:id="239" w:author="Kalentyev Alexey" w:date="2017-06-11T17:08:00Z">
        <w:r w:rsidR="0056228E" w:rsidRPr="000822D2" w:rsidDel="007D4894">
          <w:delText xml:space="preserve">в </w:delText>
        </w:r>
      </w:del>
      <w:ins w:id="240" w:author="Kalentyev Alexey" w:date="2017-06-11T17:08:00Z">
        <w:r w:rsidR="007D4894">
          <w:t>по</w:t>
        </w:r>
        <w:r w:rsidR="007D4894" w:rsidRPr="000822D2">
          <w:t xml:space="preserve"> </w:t>
        </w:r>
      </w:ins>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del w:id="241" w:author="Kalentyev Alexey" w:date="2017-06-11T17:08:00Z">
        <w:r w:rsidR="0056228E" w:rsidRPr="000822D2" w:rsidDel="007D4894">
          <w:delText xml:space="preserve">колоссально </w:delText>
        </w:r>
      </w:del>
      <w:ins w:id="242" w:author="Kalentyev Alexey" w:date="2017-06-11T17:08:00Z">
        <w:r w:rsidR="007D4894">
          <w:t>значительно</w:t>
        </w:r>
        <w:r w:rsidR="007D4894" w:rsidRPr="000822D2">
          <w:t xml:space="preserve"> </w:t>
        </w:r>
      </w:ins>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243" w:name="_Toc484723186"/>
      <w:r w:rsidRPr="000822D2">
        <w:lastRenderedPageBreak/>
        <w:t>Описание технических и функциональных возможностей модуля</w:t>
      </w:r>
      <w:bookmarkEnd w:id="243"/>
    </w:p>
    <w:p w14:paraId="30C7D1CB" w14:textId="3725DD7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del w:id="244" w:author="Kalentyev Alexey" w:date="2017-06-11T17:11:00Z">
        <w:r w:rsidR="00580536" w:rsidRPr="000822D2" w:rsidDel="007D4894">
          <w:delText>сценария действий</w:delText>
        </w:r>
      </w:del>
      <w:ins w:id="245" w:author="Kalentyev Alexey" w:date="2017-06-11T17:11:00Z">
        <w:r w:rsidR="007D4894">
          <w:t>вариантов использования ПО</w:t>
        </w:r>
      </w:ins>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ins w:id="246" w:author="Kalentyev Alexey" w:date="2017-06-11T17:11:00Z">
        <w:r w:rsidR="007D4894">
          <w:t xml:space="preserve"> вариантов</w:t>
        </w:r>
      </w:ins>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0D1F724"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1</w:t>
        </w:r>
      </w:fldSimple>
      <w:r w:rsidRPr="000822D2">
        <w:t xml:space="preserve"> –</w:t>
      </w:r>
      <w:ins w:id="247" w:author="Kalentyev Alexey" w:date="2017-06-11T17:12:00Z">
        <w:r w:rsidR="007D4894">
          <w:t xml:space="preserve"> Диаграмма</w:t>
        </w:r>
      </w:ins>
      <w:r w:rsidRPr="000822D2">
        <w:t xml:space="preserve"> </w:t>
      </w:r>
      <w:del w:id="248" w:author="Kalentyev Alexey" w:date="2017-06-11T17:12:00Z">
        <w:r w:rsidRPr="000822D2" w:rsidDel="007D4894">
          <w:delText xml:space="preserve">Варианты </w:delText>
        </w:r>
      </w:del>
      <w:ins w:id="249" w:author="Kalentyev Alexey" w:date="2017-06-11T17:12:00Z">
        <w:r w:rsidR="007D4894">
          <w:t>в</w:t>
        </w:r>
        <w:r w:rsidR="007D4894" w:rsidRPr="000822D2">
          <w:t>ариант</w:t>
        </w:r>
        <w:r w:rsidR="007D4894">
          <w:t>ов</w:t>
        </w:r>
        <w:r w:rsidR="007D4894" w:rsidRPr="000822D2">
          <w:t xml:space="preserve"> </w:t>
        </w:r>
      </w:ins>
      <w:r w:rsidRPr="000822D2">
        <w:t>использования</w:t>
      </w:r>
    </w:p>
    <w:p w14:paraId="1BD93A9B" w14:textId="7891A4CB" w:rsidR="00580536" w:rsidRPr="000822D2" w:rsidDel="003D6F08" w:rsidRDefault="003D6F08" w:rsidP="00DA0EBF">
      <w:pPr>
        <w:jc w:val="center"/>
        <w:rPr>
          <w:del w:id="250" w:author="Tatiana Skr" w:date="2017-06-12T13:31:00Z"/>
        </w:rPr>
      </w:pPr>
      <w:commentRangeStart w:id="251"/>
      <w:ins w:id="252" w:author="Tatiana Skr" w:date="2017-06-12T13:31:00Z">
        <w:r w:rsidRPr="003D6F08">
          <w:rPr>
            <w:noProof/>
            <w:lang w:eastAsia="ru-RU"/>
          </w:rPr>
          <w:lastRenderedPageBreak/>
          <w:drawing>
            <wp:inline distT="0" distB="0" distL="0" distR="0" wp14:anchorId="21A38EB4" wp14:editId="4C6FA5D7">
              <wp:extent cx="6170930" cy="53994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9602" b="19887"/>
                      <a:stretch/>
                    </pic:blipFill>
                    <pic:spPr bwMode="auto">
                      <a:xfrm>
                        <a:off x="0" y="0"/>
                        <a:ext cx="6171610" cy="5400000"/>
                      </a:xfrm>
                      <a:prstGeom prst="rect">
                        <a:avLst/>
                      </a:prstGeom>
                      <a:noFill/>
                      <a:ln>
                        <a:noFill/>
                      </a:ln>
                      <a:extLst>
                        <a:ext uri="{53640926-AAD7-44D8-BBD7-CCE9431645EC}">
                          <a14:shadowObscured xmlns:a14="http://schemas.microsoft.com/office/drawing/2010/main"/>
                        </a:ext>
                      </a:extLst>
                    </pic:spPr>
                  </pic:pic>
                </a:graphicData>
              </a:graphic>
            </wp:inline>
          </w:drawing>
        </w:r>
      </w:ins>
      <w:del w:id="253" w:author="Tatiana Skr" w:date="2017-06-12T13:31:00Z">
        <w:r w:rsidR="00182FD2" w:rsidRPr="000822D2" w:rsidDel="003D6F08">
          <w:rPr>
            <w:noProof/>
            <w:lang w:eastAsia="ru-RU"/>
          </w:rPr>
          <w:drawing>
            <wp:inline distT="0" distB="0" distL="0" distR="0" wp14:anchorId="10B60C6A" wp14:editId="66D6527E">
              <wp:extent cx="5953494" cy="5220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69" b="19887"/>
                      <a:stretch/>
                    </pic:blipFill>
                    <pic:spPr bwMode="auto">
                      <a:xfrm>
                        <a:off x="0" y="0"/>
                        <a:ext cx="5953494" cy="52200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1"/>
        <w:r w:rsidR="007D4894" w:rsidDel="003D6F08">
          <w:rPr>
            <w:rStyle w:val="a7"/>
          </w:rPr>
          <w:commentReference w:id="251"/>
        </w:r>
      </w:del>
    </w:p>
    <w:p w14:paraId="66608711" w14:textId="57836247"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2</w:t>
        </w:r>
      </w:fldSimple>
      <w:r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254" w:name="_Toc484723187"/>
      <w:r w:rsidRPr="000822D2">
        <w:lastRenderedPageBreak/>
        <w:t>Тестирование модуля</w:t>
      </w:r>
      <w:bookmarkEnd w:id="254"/>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255" w:name="_Toc484723188"/>
      <w:commentRangeStart w:id="256"/>
      <w:r w:rsidRPr="000822D2">
        <w:t>Функциональные тесты</w:t>
      </w:r>
      <w:bookmarkEnd w:id="255"/>
      <w:commentRangeEnd w:id="256"/>
      <w:r w:rsidR="00070E56">
        <w:rPr>
          <w:rStyle w:val="a7"/>
          <w:rFonts w:eastAsiaTheme="minorHAnsi" w:cstheme="minorBidi"/>
          <w:b w:val="0"/>
        </w:rPr>
        <w:commentReference w:id="256"/>
      </w:r>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1</w:t>
        </w:r>
      </w:fldSimple>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2</w:t>
        </w:r>
      </w:fldSimple>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3</w:t>
        </w:r>
      </w:fldSimple>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4</w:t>
        </w:r>
      </w:fldSimple>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5</w:t>
        </w:r>
      </w:fldSimple>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6</w:t>
        </w:r>
      </w:fldSimple>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fldSimple w:instr=" STYLEREF 1 \s ">
        <w:r w:rsidR="00700A93">
          <w:rPr>
            <w:noProof/>
          </w:rPr>
          <w:t>6</w:t>
        </w:r>
      </w:fldSimple>
      <w:r w:rsidRPr="000822D2">
        <w:t>.</w:t>
      </w:r>
      <w:fldSimple w:instr=" SEQ Рисунок \* ARABIC \s 1 ">
        <w:r w:rsidR="00700A93">
          <w:rPr>
            <w:noProof/>
          </w:rPr>
          <w:t>7</w:t>
        </w:r>
      </w:fldSimple>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257" w:name="_Toc484723189"/>
      <w:r w:rsidRPr="000822D2">
        <w:lastRenderedPageBreak/>
        <w:t>Модульные тесты</w:t>
      </w:r>
      <w:bookmarkEnd w:id="257"/>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8</w:t>
        </w:r>
      </w:fldSimple>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258" w:name="_Toc484723190"/>
      <w:r w:rsidRPr="000822D2">
        <w:lastRenderedPageBreak/>
        <w:t>Заключение</w:t>
      </w:r>
      <w:bookmarkEnd w:id="258"/>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2DF77E04" w:rsidR="005766B9" w:rsidRPr="000822D2" w:rsidRDefault="00DA0EBF" w:rsidP="000822D2">
      <w:r>
        <w:tab/>
      </w:r>
      <w:commentRangeStart w:id="259"/>
      <w:r w:rsidR="003F5B1D" w:rsidRPr="000822D2">
        <w:t xml:space="preserve">В результате выполнения </w:t>
      </w:r>
      <w:ins w:id="260" w:author="Tatiana Skr" w:date="2017-06-12T13:33:00Z">
        <w:r w:rsidR="005766B9" w:rsidRPr="000822D2">
          <w:t xml:space="preserve">выпускной квалификационной работы </w:t>
        </w:r>
      </w:ins>
      <w:del w:id="261" w:author="Tatiana Skr" w:date="2017-06-12T13:33:00Z">
        <w:r w:rsidR="003F5B1D" w:rsidRPr="000822D2" w:rsidDel="005766B9">
          <w:delText xml:space="preserve">работы </w:delText>
        </w:r>
      </w:del>
      <w:r w:rsidR="003F5B1D" w:rsidRPr="000822D2">
        <w:t xml:space="preserve">был разработан модуль для расчета параметров электронных схем. </w:t>
      </w:r>
      <w:commentRangeEnd w:id="259"/>
      <w:r w:rsidR="00A86122">
        <w:rPr>
          <w:rStyle w:val="a7"/>
        </w:rPr>
        <w:commentReference w:id="259"/>
      </w:r>
      <w:ins w:id="262" w:author="Tatiana Skr" w:date="2017-06-12T13:33:00Z">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w:t>
        </w:r>
      </w:ins>
      <w:ins w:id="263" w:author="Tatiana Skr" w:date="2017-06-12T13:36:00Z">
        <w:r w:rsidR="005766B9">
          <w:t>я</w:t>
        </w:r>
      </w:ins>
      <w:ins w:id="264" w:author="Tatiana Skr" w:date="2017-06-12T13:33:00Z">
        <w:r w:rsidR="005766B9">
          <w:t xml:space="preserve"> на узлах от частоты входного сигнала.</w:t>
        </w:r>
      </w:ins>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265" w:name="_Toc484723191"/>
      <w:r w:rsidRPr="000822D2">
        <w:lastRenderedPageBreak/>
        <w:t>Список использованных источников</w:t>
      </w:r>
      <w:bookmarkEnd w:id="265"/>
    </w:p>
    <w:p w14:paraId="3441B08F" w14:textId="77777777" w:rsidR="00074CAD" w:rsidRPr="000822D2" w:rsidRDefault="00074CAD" w:rsidP="00DB06C2">
      <w:pPr>
        <w:pStyle w:val="a5"/>
        <w:numPr>
          <w:ilvl w:val="0"/>
          <w:numId w:val="20"/>
        </w:numPr>
        <w:ind w:left="0" w:firstLine="709"/>
      </w:pPr>
      <w:bookmarkStart w:id="266" w:name="_Ref481606380"/>
      <w:bookmarkStart w:id="267"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266"/>
    </w:p>
    <w:p w14:paraId="571F317E" w14:textId="3577D16B" w:rsidR="00074CAD" w:rsidRPr="000822D2" w:rsidRDefault="00074CAD" w:rsidP="00DB06C2">
      <w:pPr>
        <w:pStyle w:val="a5"/>
        <w:numPr>
          <w:ilvl w:val="0"/>
          <w:numId w:val="20"/>
        </w:numPr>
        <w:ind w:left="0" w:firstLine="709"/>
      </w:pPr>
      <w:bookmarkStart w:id="268"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5" w:history="1">
        <w:r w:rsidRPr="000822D2">
          <w:rPr>
            <w:rStyle w:val="ae"/>
          </w:rPr>
          <w:t>http://cyberleninka.ru/article/n/obzor-sistem-skvoznogo-proektirovaniya-pechatnyh-plat-radioelektronnyh-sredstv</w:t>
        </w:r>
      </w:hyperlink>
      <w:r w:rsidRPr="000822D2">
        <w:t xml:space="preserve"> (дата обращения 03.05.17)</w:t>
      </w:r>
      <w:bookmarkEnd w:id="268"/>
      <w:r w:rsidR="0038195C">
        <w:t>.</w:t>
      </w:r>
    </w:p>
    <w:p w14:paraId="62BA9CEB" w14:textId="2BD2E2DC" w:rsidR="00074CAD" w:rsidRPr="000822D2" w:rsidRDefault="00074CAD" w:rsidP="00DB06C2">
      <w:pPr>
        <w:pStyle w:val="a5"/>
        <w:numPr>
          <w:ilvl w:val="0"/>
          <w:numId w:val="20"/>
        </w:numPr>
        <w:ind w:left="0" w:firstLine="709"/>
      </w:pPr>
      <w:bookmarkStart w:id="269"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6"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270" w:name="_Ref481606438"/>
      <w:bookmarkEnd w:id="269"/>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267"/>
      <w:bookmarkEnd w:id="270"/>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271"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271"/>
    </w:p>
    <w:p w14:paraId="71BC759D" w14:textId="666FFC18" w:rsidR="00074CAD" w:rsidRPr="000822D2" w:rsidRDefault="00074CAD" w:rsidP="00DB06C2">
      <w:pPr>
        <w:pStyle w:val="a5"/>
        <w:numPr>
          <w:ilvl w:val="0"/>
          <w:numId w:val="20"/>
        </w:numPr>
        <w:ind w:left="0" w:firstLine="709"/>
      </w:pPr>
      <w:bookmarkStart w:id="272" w:name="_Ref481605882"/>
      <w:r w:rsidRPr="000822D2">
        <w:t xml:space="preserve">Решение ТОЭ ОТЦ ТЛЭЦ Электротехника [Электронный ресурс]. – URL: </w:t>
      </w:r>
      <w:hyperlink r:id="rId27" w:history="1">
        <w:r w:rsidRPr="000822D2">
          <w:rPr>
            <w:rStyle w:val="ae"/>
          </w:rPr>
          <w:t>http://rgr-toe.ru</w:t>
        </w:r>
      </w:hyperlink>
      <w:r w:rsidRPr="000822D2">
        <w:t xml:space="preserve"> (дата обращения 23.04.17)</w:t>
      </w:r>
      <w:bookmarkEnd w:id="272"/>
      <w:r w:rsidR="0038195C">
        <w:t>.</w:t>
      </w:r>
    </w:p>
    <w:p w14:paraId="65F8FEDF" w14:textId="36101C78" w:rsidR="00074CAD" w:rsidRPr="00DB06C2" w:rsidRDefault="00074CAD" w:rsidP="00DB06C2">
      <w:pPr>
        <w:pStyle w:val="a5"/>
        <w:numPr>
          <w:ilvl w:val="0"/>
          <w:numId w:val="20"/>
        </w:numPr>
        <w:ind w:left="0" w:firstLine="709"/>
        <w:rPr>
          <w:lang w:val="en-US"/>
        </w:rPr>
      </w:pPr>
      <w:bookmarkStart w:id="273"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74" w:author="Tatiana Skr" w:date="2017-06-12T12:45:00Z">
            <w:rPr/>
          </w:rPrChange>
        </w:rPr>
        <w:instrText xml:space="preserve"> HYPERLINK "https://awrcorp.com/download/faq/english/docs/Getting_Started/ch04.html" </w:instrText>
      </w:r>
      <w:r w:rsidR="00BA23C9">
        <w:fldChar w:fldCharType="separate"/>
      </w:r>
      <w:r w:rsidRPr="00DB06C2">
        <w:rPr>
          <w:rStyle w:val="ae"/>
          <w:lang w:val="en-US"/>
        </w:rPr>
        <w:t>awrcorp.com/download/faq/english/docs/Getting_Started/ch04.html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73"/>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275"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r w:rsidR="00BA23C9">
        <w:fldChar w:fldCharType="begin"/>
      </w:r>
      <w:r w:rsidR="00BA23C9" w:rsidRPr="00BA23C9">
        <w:rPr>
          <w:lang w:val="en-US"/>
          <w:rPrChange w:id="276" w:author="Tatiana Skr" w:date="2017-06-12T12:45:00Z">
            <w:rPr/>
          </w:rPrChange>
        </w:rPr>
        <w:instrText xml:space="preserve"> HYPERLINK "http://literature.cdn.keysight.com/litweb/pdf/ads2003c/cktsim/index.html" </w:instrText>
      </w:r>
      <w:r w:rsidR="00BA23C9">
        <w:fldChar w:fldCharType="separate"/>
      </w:r>
      <w:r w:rsidRPr="00DB06C2">
        <w:rPr>
          <w:rStyle w:val="ae"/>
          <w:lang w:val="en-US"/>
        </w:rPr>
        <w:t>literature.cdn.keysight.com/litweb/pdf/ads2003c/cktsim/index.html</w:t>
      </w:r>
      <w:r w:rsidR="00BA23C9">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275"/>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277"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277"/>
    </w:p>
    <w:p w14:paraId="490AB73A" w14:textId="3FE267AC" w:rsidR="00074CAD" w:rsidRPr="000822D2" w:rsidRDefault="00074CAD" w:rsidP="00DB06C2">
      <w:pPr>
        <w:pStyle w:val="a5"/>
        <w:numPr>
          <w:ilvl w:val="0"/>
          <w:numId w:val="20"/>
        </w:numPr>
        <w:ind w:left="0" w:firstLine="709"/>
      </w:pPr>
      <w:bookmarkStart w:id="278"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8" w:history="1">
        <w:r w:rsidRPr="000822D2">
          <w:rPr>
            <w:rStyle w:val="ae"/>
          </w:rPr>
          <w:t>https://en.wikipedia.org/wiki/SPICE</w:t>
        </w:r>
      </w:hyperlink>
      <w:r w:rsidRPr="000822D2">
        <w:t xml:space="preserve"> (дата обращения 27.04.17)</w:t>
      </w:r>
      <w:bookmarkEnd w:id="278"/>
      <w:r w:rsidR="0038195C">
        <w:t>.</w:t>
      </w:r>
    </w:p>
    <w:p w14:paraId="3B240AC8" w14:textId="23D997B8" w:rsidR="00074CAD" w:rsidRPr="000822D2" w:rsidRDefault="00074CAD" w:rsidP="00DB06C2">
      <w:pPr>
        <w:pStyle w:val="a5"/>
        <w:numPr>
          <w:ilvl w:val="0"/>
          <w:numId w:val="20"/>
        </w:numPr>
        <w:ind w:left="0" w:firstLine="709"/>
      </w:pPr>
      <w:bookmarkStart w:id="279" w:name="_Ref481605962"/>
      <w:r w:rsidRPr="000822D2">
        <w:t xml:space="preserve">Сайт ПАЯЛЬНИК [Электронный ресурс]. – URL: </w:t>
      </w:r>
      <w:hyperlink r:id="rId29" w:history="1">
        <w:r w:rsidRPr="000822D2">
          <w:rPr>
            <w:rStyle w:val="ae"/>
          </w:rPr>
          <w:t>http://cxem.net/</w:t>
        </w:r>
      </w:hyperlink>
      <w:r w:rsidRPr="000822D2">
        <w:t xml:space="preserve"> (дата обращения 27.04.17)</w:t>
      </w:r>
      <w:bookmarkEnd w:id="279"/>
      <w:r w:rsidR="0038195C">
        <w:t>.</w:t>
      </w:r>
    </w:p>
    <w:p w14:paraId="70BE64E8" w14:textId="78C927B9" w:rsidR="00074CAD" w:rsidRPr="000822D2" w:rsidRDefault="00074CAD" w:rsidP="00DB06C2">
      <w:pPr>
        <w:pStyle w:val="a5"/>
        <w:numPr>
          <w:ilvl w:val="0"/>
          <w:numId w:val="20"/>
        </w:numPr>
        <w:ind w:left="0" w:firstLine="709"/>
      </w:pPr>
      <w:bookmarkStart w:id="280" w:name="_Ref481605971"/>
      <w:r w:rsidRPr="000822D2">
        <w:t xml:space="preserve">Ngspice – Википедия [Электронный ресурс]. – URL: </w:t>
      </w:r>
      <w:hyperlink r:id="rId30" w:history="1">
        <w:r w:rsidRPr="000822D2">
          <w:rPr>
            <w:rStyle w:val="ae"/>
          </w:rPr>
          <w:t>https://ru.wikipedia.org/wiki/Ngspice</w:t>
        </w:r>
      </w:hyperlink>
      <w:r w:rsidRPr="000822D2">
        <w:t xml:space="preserve"> (дата обращения 27.04.17)</w:t>
      </w:r>
      <w:bookmarkEnd w:id="280"/>
      <w:r w:rsidR="0038195C">
        <w:t>.</w:t>
      </w:r>
    </w:p>
    <w:p w14:paraId="533218B5" w14:textId="48FCF595" w:rsidR="00074CAD" w:rsidRPr="000822D2" w:rsidRDefault="00074CAD" w:rsidP="00DB06C2">
      <w:pPr>
        <w:pStyle w:val="a5"/>
        <w:numPr>
          <w:ilvl w:val="0"/>
          <w:numId w:val="20"/>
        </w:numPr>
        <w:ind w:left="0" w:firstLine="709"/>
      </w:pPr>
      <w:bookmarkStart w:id="281" w:name="_Ref481681077"/>
      <w:r w:rsidRPr="000822D2">
        <w:t xml:space="preserve">Qucs – Википедия [Электронный ресурс]. – URL: </w:t>
      </w:r>
      <w:hyperlink r:id="rId31" w:history="1">
        <w:r w:rsidRPr="000822D2">
          <w:rPr>
            <w:rStyle w:val="ae"/>
          </w:rPr>
          <w:t>https://ru.wikipedia.org/wiki/Qucs</w:t>
        </w:r>
      </w:hyperlink>
      <w:r w:rsidRPr="000822D2">
        <w:t xml:space="preserve"> (дата обращения 04.05.17)</w:t>
      </w:r>
      <w:bookmarkEnd w:id="281"/>
      <w:r w:rsidR="0038195C">
        <w:t>.</w:t>
      </w:r>
    </w:p>
    <w:p w14:paraId="43EABE7B" w14:textId="63D609B2" w:rsidR="00074CAD" w:rsidRPr="000822D2" w:rsidRDefault="00074CAD" w:rsidP="00DB06C2">
      <w:pPr>
        <w:pStyle w:val="a5"/>
        <w:numPr>
          <w:ilvl w:val="0"/>
          <w:numId w:val="20"/>
        </w:numPr>
        <w:ind w:left="0" w:firstLine="709"/>
      </w:pPr>
      <w:bookmarkStart w:id="282" w:name="_Ref481681328"/>
      <w:r w:rsidRPr="000822D2">
        <w:t xml:space="preserve">HSPICE [Электронный ресурс]. – URL: </w:t>
      </w:r>
      <w:hyperlink r:id="rId32" w:history="1">
        <w:r w:rsidRPr="000822D2">
          <w:rPr>
            <w:rStyle w:val="ae"/>
          </w:rPr>
          <w:t>http://dic.academic.ru/dic.nsf/ruwiki/1700378</w:t>
        </w:r>
      </w:hyperlink>
      <w:r w:rsidRPr="000822D2">
        <w:t xml:space="preserve"> (дата обращения 04.05.17)</w:t>
      </w:r>
      <w:bookmarkEnd w:id="282"/>
      <w:r w:rsidR="0038195C">
        <w:t>.</w:t>
      </w:r>
    </w:p>
    <w:p w14:paraId="65C49E3C" w14:textId="7ED81AF6" w:rsidR="005730F8" w:rsidRPr="000822D2" w:rsidRDefault="005730F8" w:rsidP="00DB06C2">
      <w:pPr>
        <w:pStyle w:val="a5"/>
        <w:numPr>
          <w:ilvl w:val="0"/>
          <w:numId w:val="20"/>
        </w:numPr>
        <w:ind w:left="0" w:firstLine="709"/>
      </w:pPr>
      <w:bookmarkStart w:id="283" w:name="_Ref484723763"/>
      <w:r w:rsidRPr="000822D2">
        <w:t xml:space="preserve">Интеграция Native кода в C# проект [Электронный ресурс]. – URL: </w:t>
      </w:r>
      <w:hyperlink r:id="rId33" w:history="1">
        <w:r w:rsidRPr="000822D2">
          <w:rPr>
            <w:rStyle w:val="ae"/>
          </w:rPr>
          <w:t>http://itw66.ru/blog/c_sharp/499.html</w:t>
        </w:r>
      </w:hyperlink>
      <w:r w:rsidRPr="000822D2">
        <w:t xml:space="preserve"> (дата обращения 30.05.2017)</w:t>
      </w:r>
      <w:bookmarkEnd w:id="283"/>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4" w:history="1">
        <w:bookmarkStart w:id="284" w:name="_Ref484723787"/>
        <w:r w:rsidR="0053654B" w:rsidRPr="000822D2">
          <w:rPr>
            <w:rStyle w:val="ae"/>
          </w:rPr>
          <w:t>https://ru.wikipedia.org/wiki/Управляемый_код</w:t>
        </w:r>
        <w:bookmarkEnd w:id="284"/>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285" w:name="_Ref484723798"/>
      <w:r w:rsidRPr="000822D2">
        <w:t xml:space="preserve">С++/CLI – «клейкий» язык – Хабрахабр [Электронный ресурс]. – URL: </w:t>
      </w:r>
      <w:hyperlink r:id="rId35" w:history="1">
        <w:r w:rsidRPr="000822D2">
          <w:rPr>
            <w:rStyle w:val="ae"/>
          </w:rPr>
          <w:t>https://habrahabr.ru/post/47732/</w:t>
        </w:r>
      </w:hyperlink>
      <w:r w:rsidRPr="000822D2">
        <w:t xml:space="preserve"> (дата обращения 30.05.2017).</w:t>
      </w:r>
      <w:bookmarkEnd w:id="285"/>
    </w:p>
    <w:p w14:paraId="1009670A" w14:textId="3B46BBD5" w:rsidR="0053654B" w:rsidRPr="000822D2" w:rsidRDefault="0053654B" w:rsidP="00DB06C2">
      <w:pPr>
        <w:pStyle w:val="a5"/>
        <w:numPr>
          <w:ilvl w:val="0"/>
          <w:numId w:val="20"/>
        </w:numPr>
        <w:ind w:left="0" w:firstLine="709"/>
      </w:pPr>
      <w:bookmarkStart w:id="286" w:name="_Ref484723825"/>
      <w:r w:rsidRPr="000822D2">
        <w:t xml:space="preserve">NET-обёртки нативных библиотек на С++/CLI – Хабрахабр [Электронный ресурс]. – URL: </w:t>
      </w:r>
      <w:hyperlink r:id="rId36" w:history="1">
        <w:r w:rsidRPr="000822D2">
          <w:rPr>
            <w:rStyle w:val="ae"/>
          </w:rPr>
          <w:t>https://habrahabr.ru/post/318224/</w:t>
        </w:r>
      </w:hyperlink>
      <w:r w:rsidRPr="000822D2">
        <w:t xml:space="preserve"> (дата обращения 30.05.2017).</w:t>
      </w:r>
      <w:bookmarkEnd w:id="286"/>
    </w:p>
    <w:p w14:paraId="6632E131" w14:textId="23A0A037" w:rsidR="0053654B" w:rsidRPr="000822D2" w:rsidRDefault="0053654B" w:rsidP="00DB06C2">
      <w:pPr>
        <w:pStyle w:val="a5"/>
        <w:numPr>
          <w:ilvl w:val="0"/>
          <w:numId w:val="20"/>
        </w:numPr>
        <w:ind w:left="0" w:firstLine="709"/>
      </w:pPr>
      <w:bookmarkStart w:id="287" w:name="_Ref484723844"/>
      <w:r w:rsidRPr="000822D2">
        <w:t xml:space="preserve">Оптимизация приложений .NET – P/Invoke [Электронный ресурс]. – URL: </w:t>
      </w:r>
      <w:hyperlink r:id="rId37" w:history="1">
        <w:r w:rsidRPr="000822D2">
          <w:rPr>
            <w:rStyle w:val="ae"/>
          </w:rPr>
          <w:t>https://professorweb.ru/my/csharp/optimization/level6/6_2.php</w:t>
        </w:r>
      </w:hyperlink>
      <w:r w:rsidRPr="000822D2">
        <w:t xml:space="preserve"> (дата обращения 30.05.2017).</w:t>
      </w:r>
      <w:bookmarkEnd w:id="287"/>
    </w:p>
    <w:p w14:paraId="63CCB0A6" w14:textId="642F1C8B" w:rsidR="0053654B" w:rsidRPr="000822D2" w:rsidRDefault="0053654B" w:rsidP="00DB06C2">
      <w:pPr>
        <w:pStyle w:val="a5"/>
        <w:numPr>
          <w:ilvl w:val="0"/>
          <w:numId w:val="20"/>
        </w:numPr>
        <w:ind w:left="0" w:firstLine="709"/>
      </w:pPr>
      <w:bookmarkStart w:id="288" w:name="_Ref484723851"/>
      <w:r w:rsidRPr="000822D2">
        <w:annotationRef/>
      </w:r>
      <w:r w:rsidRPr="000822D2">
        <w:t xml:space="preserve">Microsoft Developer Network (MSDN) [Электронный ресурс]. – URL: </w:t>
      </w:r>
      <w:hyperlink r:id="rId38" w:history="1">
        <w:r w:rsidRPr="000822D2">
          <w:rPr>
            <w:rStyle w:val="ae"/>
          </w:rPr>
          <w:t>https://msdn.microsoft.com/ru-ru/library/26thfadc.aspx</w:t>
        </w:r>
      </w:hyperlink>
      <w:r w:rsidRPr="000822D2">
        <w:t xml:space="preserve"> (дата обращения 30.05.2017).</w:t>
      </w:r>
      <w:bookmarkEnd w:id="288"/>
    </w:p>
    <w:p w14:paraId="7DCC94A7" w14:textId="3EDC98E9" w:rsidR="00DD2843" w:rsidRPr="000822D2" w:rsidRDefault="0053654B" w:rsidP="00F65729">
      <w:pPr>
        <w:pStyle w:val="a5"/>
        <w:numPr>
          <w:ilvl w:val="0"/>
          <w:numId w:val="20"/>
        </w:numPr>
        <w:ind w:left="0" w:firstLine="709"/>
      </w:pPr>
      <w:bookmarkStart w:id="289" w:name="_Ref484723868"/>
      <w:r w:rsidRPr="000822D2">
        <w:t xml:space="preserve">UML. [Электронный ресурс]. — Режим доступа: </w:t>
      </w:r>
      <w:hyperlink r:id="rId39" w:history="1">
        <w:r w:rsidRPr="000822D2">
          <w:rPr>
            <w:rStyle w:val="ae"/>
          </w:rPr>
          <w:t>http://www.uml.org/</w:t>
        </w:r>
      </w:hyperlink>
      <w:r w:rsidR="00636E6C">
        <w:t xml:space="preserve"> </w:t>
      </w:r>
      <w:r w:rsidRPr="000822D2">
        <w:t>(дата обращения 27.12.2016).</w:t>
      </w:r>
      <w:bookmarkEnd w:id="289"/>
      <w:r w:rsidR="00DD2843" w:rsidRPr="000822D2">
        <w:br w:type="page"/>
      </w:r>
    </w:p>
    <w:p w14:paraId="0E1A1FC0" w14:textId="1DFF7C13" w:rsidR="00074CAD" w:rsidRPr="000822D2" w:rsidRDefault="00074CAD" w:rsidP="00DA0EBF">
      <w:pPr>
        <w:pStyle w:val="1"/>
        <w:numPr>
          <w:ilvl w:val="0"/>
          <w:numId w:val="0"/>
        </w:numPr>
      </w:pPr>
      <w:bookmarkStart w:id="290" w:name="_Toc481710700"/>
      <w:bookmarkStart w:id="291" w:name="_Toc484723192"/>
      <w:r w:rsidRPr="000822D2">
        <w:lastRenderedPageBreak/>
        <w:t>Приложение А</w:t>
      </w:r>
      <w:bookmarkEnd w:id="290"/>
      <w:bookmarkEnd w:id="291"/>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292" w:name="_Toc484723193"/>
      <w:r w:rsidRPr="000822D2">
        <w:lastRenderedPageBreak/>
        <w:t>Приложение Б</w:t>
      </w:r>
      <w:bookmarkEnd w:id="292"/>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293" w:name="_Toc484723194"/>
      <w:r w:rsidRPr="000822D2">
        <w:lastRenderedPageBreak/>
        <w:t>Приложение</w:t>
      </w:r>
      <w:r w:rsidRPr="00F41BE5">
        <w:rPr>
          <w:lang w:val="en-US"/>
        </w:rPr>
        <w:t xml:space="preserve"> </w:t>
      </w:r>
      <w:r w:rsidRPr="000822D2">
        <w:t>В</w:t>
      </w:r>
      <w:bookmarkEnd w:id="293"/>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ins w:id="294" w:author="Tatiana Skr" w:date="2017-06-12T13:43:00Z"/>
          <w:b/>
        </w:rPr>
      </w:pPr>
      <w:r w:rsidRPr="006A4F7B">
        <w:rPr>
          <w:b/>
        </w:rPr>
        <w:t>Входные параметры модульных тестов</w:t>
      </w:r>
    </w:p>
    <w:p w14:paraId="463F75C7" w14:textId="2B6E3E9F" w:rsidR="0077421A" w:rsidRPr="00A67C4A" w:rsidRDefault="00A67C4A">
      <w:pPr>
        <w:rPr>
          <w:rPrChange w:id="295" w:author="Tatiana Skr" w:date="2017-06-12T13:46:00Z">
            <w:rPr>
              <w:b/>
            </w:rPr>
          </w:rPrChange>
        </w:rPr>
        <w:pPrChange w:id="296" w:author="Tatiana Skr" w:date="2017-06-12T13:43:00Z">
          <w:pPr>
            <w:jc w:val="center"/>
          </w:pPr>
        </w:pPrChange>
      </w:pPr>
      <w:ins w:id="297" w:author="Tatiana Skr" w:date="2017-06-12T13:45:00Z">
        <w:r>
          <w:tab/>
        </w:r>
      </w:ins>
      <w:ins w:id="298" w:author="Tatiana Skr" w:date="2017-06-12T13:44:00Z">
        <w:r>
          <w:t>Модульное тестирование проводится для</w:t>
        </w:r>
      </w:ins>
      <w:ins w:id="299" w:author="Tatiana Skr" w:date="2017-06-12T13:45:00Z">
        <w:r>
          <w:t xml:space="preserve"> метода</w:t>
        </w:r>
      </w:ins>
      <w:ins w:id="300" w:author="Tatiana Skr" w:date="2017-06-12T15:22:00Z">
        <w:r w:rsidR="0030509E">
          <w:t xml:space="preserve">, который </w:t>
        </w:r>
      </w:ins>
      <w:ins w:id="301" w:author="Tatiana Skr" w:date="2017-06-12T13:46:00Z">
        <w:r>
          <w:t>расч</w:t>
        </w:r>
      </w:ins>
      <w:ins w:id="302" w:author="Tatiana Skr" w:date="2017-06-12T15:22:00Z">
        <w:r w:rsidR="0030509E">
          <w:t>итывает</w:t>
        </w:r>
      </w:ins>
      <w:ins w:id="303" w:author="Tatiana Skr" w:date="2017-06-12T13:46:00Z">
        <w:r w:rsidR="0030509E">
          <w:t xml:space="preserve"> комплексное</w:t>
        </w:r>
        <w:r>
          <w:t xml:space="preserve"> сопротивления элемента </w:t>
        </w:r>
      </w:ins>
      <w:ins w:id="304" w:author="Tatiana Skr" w:date="2017-06-12T13:45:00Z">
        <w:r>
          <w:t xml:space="preserve">у </w:t>
        </w:r>
      </w:ins>
      <w:ins w:id="305" w:author="Tatiana Skr" w:date="2017-06-12T13:43:00Z">
        <w:r>
          <w:t>кл</w:t>
        </w:r>
        <w:bookmarkStart w:id="306" w:name="_GoBack"/>
        <w:bookmarkEnd w:id="306"/>
        <w:r>
          <w:t xml:space="preserve">ассов </w:t>
        </w:r>
      </w:ins>
      <w:ins w:id="307" w:author="Tatiana Skr" w:date="2017-06-12T13:44:00Z">
        <w:r>
          <w:rPr>
            <w:lang w:val="en-US"/>
          </w:rPr>
          <w:t>Capacitor</w:t>
        </w:r>
        <w:r w:rsidRPr="00A67C4A">
          <w:rPr>
            <w:rPrChange w:id="308" w:author="Tatiana Skr" w:date="2017-06-12T13:44:00Z">
              <w:rPr>
                <w:lang w:val="en-US"/>
              </w:rPr>
            </w:rPrChange>
          </w:rPr>
          <w:t xml:space="preserve">, </w:t>
        </w:r>
        <w:r>
          <w:rPr>
            <w:lang w:val="en-US"/>
          </w:rPr>
          <w:t>Inductor</w:t>
        </w:r>
        <w:r w:rsidRPr="00A67C4A">
          <w:rPr>
            <w:rPrChange w:id="309" w:author="Tatiana Skr" w:date="2017-06-12T13:44:00Z">
              <w:rPr>
                <w:lang w:val="en-US"/>
              </w:rPr>
            </w:rPrChange>
          </w:rPr>
          <w:t xml:space="preserve">, </w:t>
        </w:r>
        <w:r>
          <w:rPr>
            <w:lang w:val="en-US"/>
          </w:rPr>
          <w:t>Resistor</w:t>
        </w:r>
      </w:ins>
      <w:ins w:id="310" w:author="Tatiana Skr" w:date="2017-06-12T13:46:00Z">
        <w:r>
          <w:t xml:space="preserve">. Ниже </w:t>
        </w:r>
      </w:ins>
      <w:ins w:id="311" w:author="Tatiana Skr" w:date="2017-06-12T13:49:00Z">
        <w:r>
          <w:t xml:space="preserve">перечислены тестовые </w:t>
        </w:r>
      </w:ins>
      <w:ins w:id="312" w:author="Tatiana Skr" w:date="2017-06-12T13:47:00Z">
        <w:r>
          <w:t>случаи.</w:t>
        </w:r>
      </w:ins>
    </w:p>
    <w:p w14:paraId="6F26345C" w14:textId="4A9952C3" w:rsidR="005832FC" w:rsidRPr="000822D2" w:rsidRDefault="005832FC" w:rsidP="006A4F7B">
      <w:pPr>
        <w:pStyle w:val="af8"/>
      </w:pPr>
      <w:commentRangeStart w:id="313"/>
      <w:r w:rsidRPr="00A67C4A">
        <w:rPr>
          <w:lang w:val="ru-RU"/>
          <w:rPrChange w:id="314" w:author="Tatiana Skr" w:date="2017-06-12T13:44:00Z">
            <w:rPr/>
          </w:rPrChange>
        </w:rPr>
        <w:t xml:space="preserve">        </w:t>
      </w:r>
      <w:r w:rsidRPr="000822D2">
        <w:t>[</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[TestCase(50000 / Math.PI, 50000, 50000, 0, TestName = "50000 / Math.PI, 50000,")]</w:t>
      </w:r>
      <w:commentRangeEnd w:id="313"/>
      <w:r w:rsidR="00A86122">
        <w:rPr>
          <w:rStyle w:val="a7"/>
          <w:rFonts w:ascii="Times New Roman" w:hAnsi="Times New Roman" w:cstheme="minorBidi"/>
          <w:lang w:val="ru-RU"/>
        </w:rPr>
        <w:commentReference w:id="313"/>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atiana Skr" w:date="2017-05-30T01:18:00Z" w:initials="TS">
    <w:p w14:paraId="3CB7B6DB" w14:textId="77777777" w:rsidR="00BA23C9" w:rsidRDefault="00BA23C9" w:rsidP="001179BE">
      <w:pPr>
        <w:pStyle w:val="a8"/>
      </w:pPr>
      <w:r>
        <w:rPr>
          <w:rStyle w:val="a7"/>
        </w:rPr>
        <w:annotationRef/>
      </w:r>
      <w:r>
        <w:t xml:space="preserve">Реферат должен содержать: </w:t>
      </w:r>
    </w:p>
    <w:p w14:paraId="291A2C60" w14:textId="77777777" w:rsidR="00BA23C9" w:rsidRDefault="00BA23C9"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BA23C9" w:rsidRDefault="00BA23C9"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BA23C9" w:rsidRDefault="00BA23C9" w:rsidP="001179BE">
      <w:pPr>
        <w:pStyle w:val="a8"/>
      </w:pPr>
      <w:r>
        <w:sym w:font="Symbol" w:char="F02D"/>
      </w:r>
      <w:r>
        <w:t xml:space="preserve"> текст реферата. </w:t>
      </w:r>
    </w:p>
    <w:p w14:paraId="20C39936" w14:textId="77777777" w:rsidR="00BA23C9" w:rsidRDefault="00BA23C9" w:rsidP="001179BE">
      <w:pPr>
        <w:pStyle w:val="a8"/>
      </w:pPr>
      <w:r>
        <w:t xml:space="preserve">Текст реферата должен отражать: </w:t>
      </w:r>
    </w:p>
    <w:p w14:paraId="335CA7D7" w14:textId="77777777" w:rsidR="00BA23C9" w:rsidRDefault="00BA23C9" w:rsidP="001179BE">
      <w:pPr>
        <w:pStyle w:val="a8"/>
      </w:pPr>
      <w:r>
        <w:sym w:font="Symbol" w:char="F0B7"/>
      </w:r>
      <w:r>
        <w:t xml:space="preserve"> цель и задачи работы; </w:t>
      </w:r>
    </w:p>
    <w:p w14:paraId="457EDDE3" w14:textId="77777777" w:rsidR="00BA23C9" w:rsidRDefault="00BA23C9" w:rsidP="001179BE">
      <w:pPr>
        <w:pStyle w:val="a8"/>
      </w:pPr>
      <w:r>
        <w:sym w:font="Symbol" w:char="F0B7"/>
      </w:r>
      <w:r>
        <w:t xml:space="preserve"> краткое описание объекта разработки; </w:t>
      </w:r>
    </w:p>
    <w:p w14:paraId="7FFF579D" w14:textId="77777777" w:rsidR="00BA23C9" w:rsidRDefault="00BA23C9" w:rsidP="001179BE">
      <w:pPr>
        <w:pStyle w:val="a8"/>
      </w:pPr>
      <w:r>
        <w:sym w:font="Symbol" w:char="F0B7"/>
      </w:r>
      <w:r>
        <w:t xml:space="preserve"> метод или методологию проведения работы; </w:t>
      </w:r>
    </w:p>
    <w:p w14:paraId="4546C275" w14:textId="77777777" w:rsidR="00BA23C9" w:rsidRDefault="00BA23C9" w:rsidP="001179BE">
      <w:pPr>
        <w:pStyle w:val="a8"/>
      </w:pPr>
      <w:r>
        <w:sym w:font="Symbol" w:char="F0B7"/>
      </w:r>
      <w:r>
        <w:t xml:space="preserve"> результаты работы; </w:t>
      </w:r>
    </w:p>
    <w:p w14:paraId="7B09ED23" w14:textId="77777777" w:rsidR="00BA23C9" w:rsidRDefault="00BA23C9"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BA23C9" w:rsidRDefault="00BA23C9" w:rsidP="001179BE">
      <w:pPr>
        <w:pStyle w:val="a8"/>
      </w:pPr>
      <w:r>
        <w:sym w:font="Symbol" w:char="F02D"/>
      </w:r>
      <w:r>
        <w:t xml:space="preserve"> степень внедрения (при наличии); </w:t>
      </w:r>
    </w:p>
    <w:p w14:paraId="38AA1E2E" w14:textId="77777777" w:rsidR="00BA23C9" w:rsidRDefault="00BA23C9"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BA23C9" w:rsidRDefault="00BA23C9" w:rsidP="001179BE">
      <w:pPr>
        <w:pStyle w:val="a8"/>
      </w:pPr>
      <w:r>
        <w:t xml:space="preserve"> </w:t>
      </w:r>
      <w:r>
        <w:sym w:font="Symbol" w:char="F02D"/>
      </w:r>
      <w:r>
        <w:t xml:space="preserve"> область применения; </w:t>
      </w:r>
    </w:p>
    <w:p w14:paraId="16ECE937" w14:textId="77777777" w:rsidR="00BA23C9" w:rsidRDefault="00BA23C9" w:rsidP="001179BE">
      <w:pPr>
        <w:pStyle w:val="a8"/>
      </w:pPr>
      <w:r>
        <w:sym w:font="Symbol" w:char="F02D"/>
      </w:r>
      <w:r>
        <w:t xml:space="preserve"> предположения о развитии объекта исследования. </w:t>
      </w:r>
    </w:p>
    <w:p w14:paraId="0FFE3E07" w14:textId="3D739A22" w:rsidR="00BA23C9" w:rsidRDefault="00BA23C9"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18" w:author="Kalentyev Alexey" w:date="2017-06-11T16:35:00Z" w:initials="KA">
    <w:p w14:paraId="5A4C6F61" w14:textId="525C43CD" w:rsidR="00BA23C9" w:rsidRPr="00F65729" w:rsidRDefault="00BA23C9">
      <w:pPr>
        <w:pStyle w:val="a8"/>
      </w:pPr>
      <w:r>
        <w:rPr>
          <w:rStyle w:val="a7"/>
        </w:rPr>
        <w:annotationRef/>
      </w:r>
      <w:r>
        <w:t>Это фактически задачи, поэтому записать их тут, при необходимости выполнить их декомпозицию.</w:t>
      </w:r>
    </w:p>
  </w:comment>
  <w:comment w:id="33" w:author="Kalentyev Alexey" w:date="2017-06-11T16:35:00Z" w:initials="KA">
    <w:p w14:paraId="414A5463" w14:textId="65441806" w:rsidR="00BA23C9" w:rsidRDefault="00BA23C9">
      <w:pPr>
        <w:pStyle w:val="a8"/>
      </w:pPr>
      <w:r>
        <w:rPr>
          <w:rStyle w:val="a7"/>
        </w:rPr>
        <w:annotationRef/>
      </w:r>
      <w:r>
        <w:t>Хабибулина</w:t>
      </w:r>
    </w:p>
  </w:comment>
  <w:comment w:id="54" w:author="Kalentyev Alexey" w:date="2017-06-11T16:35:00Z" w:initials="KA">
    <w:p w14:paraId="267C7ACD" w14:textId="1B5C5590" w:rsidR="00BA23C9" w:rsidRDefault="00BA23C9">
      <w:pPr>
        <w:pStyle w:val="a8"/>
      </w:pPr>
      <w:r>
        <w:rPr>
          <w:rStyle w:val="a7"/>
        </w:rPr>
        <w:annotationRef/>
      </w:r>
      <w:r>
        <w:t>Я</w:t>
      </w:r>
    </w:p>
  </w:comment>
  <w:comment w:id="88" w:author="Tatiana Skr" w:date="2017-05-29T16:27:00Z" w:initials="TS">
    <w:p w14:paraId="354883E7" w14:textId="77777777" w:rsidR="00BA23C9" w:rsidRDefault="00BA23C9">
      <w:pPr>
        <w:pStyle w:val="a8"/>
      </w:pPr>
      <w:r>
        <w:rPr>
          <w:rStyle w:val="a7"/>
        </w:rPr>
        <w:annotationRef/>
      </w:r>
      <w:r>
        <w:t>Введение включает:</w:t>
      </w:r>
    </w:p>
    <w:p w14:paraId="7AE731FB" w14:textId="77777777" w:rsidR="00BA23C9" w:rsidRDefault="00BA23C9" w:rsidP="004E078B">
      <w:pPr>
        <w:pStyle w:val="a8"/>
      </w:pPr>
      <w:r>
        <w:sym w:font="Symbol" w:char="F02D"/>
      </w:r>
      <w:r>
        <w:t xml:space="preserve"> актуальность темы работы; </w:t>
      </w:r>
    </w:p>
    <w:p w14:paraId="3DC4269C" w14:textId="77777777" w:rsidR="00BA23C9" w:rsidRDefault="00BA23C9" w:rsidP="004E078B">
      <w:pPr>
        <w:pStyle w:val="a8"/>
      </w:pPr>
      <w:r>
        <w:sym w:font="Symbol" w:char="F02D"/>
      </w:r>
      <w:r>
        <w:t xml:space="preserve"> степень ее разработанности; </w:t>
      </w:r>
    </w:p>
    <w:p w14:paraId="7E9C964A" w14:textId="77777777" w:rsidR="00BA23C9" w:rsidRDefault="00BA23C9" w:rsidP="004E078B">
      <w:pPr>
        <w:pStyle w:val="a8"/>
      </w:pPr>
      <w:r>
        <w:sym w:font="Symbol" w:char="F02D"/>
      </w:r>
      <w:r>
        <w:t xml:space="preserve"> объект и предмет исследования; </w:t>
      </w:r>
    </w:p>
    <w:p w14:paraId="70B143C7" w14:textId="77777777" w:rsidR="00BA23C9" w:rsidRDefault="00BA23C9" w:rsidP="004E078B">
      <w:pPr>
        <w:pStyle w:val="a8"/>
      </w:pPr>
      <w:r>
        <w:sym w:font="Symbol" w:char="F02D"/>
      </w:r>
      <w:r>
        <w:t xml:space="preserve"> цели и задачи; </w:t>
      </w:r>
    </w:p>
    <w:p w14:paraId="2A736AFD" w14:textId="77777777" w:rsidR="00BA23C9" w:rsidRDefault="00BA23C9" w:rsidP="004E078B">
      <w:pPr>
        <w:pStyle w:val="a8"/>
      </w:pPr>
      <w:r>
        <w:sym w:font="Symbol" w:char="F02D"/>
      </w:r>
      <w:r>
        <w:t xml:space="preserve"> теоретическую и/или практическую значимость работы; </w:t>
      </w:r>
    </w:p>
    <w:p w14:paraId="21A3F402" w14:textId="77777777" w:rsidR="00BA23C9" w:rsidRDefault="00BA23C9" w:rsidP="004E078B">
      <w:pPr>
        <w:pStyle w:val="a8"/>
      </w:pPr>
      <w:r>
        <w:sym w:font="Symbol" w:char="F02D"/>
      </w:r>
      <w:r>
        <w:t xml:space="preserve"> реализацию результатов и их внедрение; </w:t>
      </w:r>
    </w:p>
    <w:p w14:paraId="0C584488" w14:textId="28DC2C80" w:rsidR="00BA23C9" w:rsidRDefault="00BA23C9" w:rsidP="004E078B">
      <w:pPr>
        <w:pStyle w:val="a8"/>
      </w:pPr>
      <w:r>
        <w:sym w:font="Symbol" w:char="F02D"/>
      </w:r>
      <w:r>
        <w:t xml:space="preserve"> структуру и основное содержание частей выпускной квалификационной работы.</w:t>
      </w:r>
    </w:p>
  </w:comment>
  <w:comment w:id="123" w:author="Kalentyev Alexey" w:date="2017-06-11T16:37:00Z" w:initials="KA">
    <w:p w14:paraId="2EA09081" w14:textId="02AAFABC" w:rsidR="00BA23C9" w:rsidRDefault="00BA23C9">
      <w:pPr>
        <w:pStyle w:val="a8"/>
      </w:pPr>
      <w:r>
        <w:rPr>
          <w:rStyle w:val="a7"/>
        </w:rPr>
        <w:annotationRef/>
      </w:r>
      <w:r>
        <w:t>Расшифровать</w:t>
      </w:r>
    </w:p>
  </w:comment>
  <w:comment w:id="126" w:author="Kalentyev Alexey" w:date="2017-06-11T16:37:00Z" w:initials="KA">
    <w:p w14:paraId="666FE37D" w14:textId="213C28E1" w:rsidR="00BA23C9" w:rsidRDefault="00BA23C9">
      <w:pPr>
        <w:pStyle w:val="a8"/>
      </w:pPr>
      <w:r>
        <w:rPr>
          <w:rStyle w:val="a7"/>
        </w:rPr>
        <w:annotationRef/>
      </w:r>
      <w:r>
        <w:t>Необходимо пояснение: что за схемы, какие модели, что за характеристики.</w:t>
      </w:r>
    </w:p>
  </w:comment>
  <w:comment w:id="160" w:author="Kalentyev Alexey" w:date="2017-06-11T16:39:00Z" w:initials="KA">
    <w:p w14:paraId="4D0EA453" w14:textId="2E7F8210" w:rsidR="00BA23C9" w:rsidRPr="00BA23C9" w:rsidRDefault="00BA23C9">
      <w:pPr>
        <w:pStyle w:val="a8"/>
      </w:pPr>
      <w:r>
        <w:rPr>
          <w:rStyle w:val="a7"/>
        </w:rPr>
        <w:annotationRef/>
      </w:r>
      <w:r>
        <w:t>Висячая строка, подтянуть выше или опустить.</w:t>
      </w:r>
    </w:p>
  </w:comment>
  <w:comment w:id="251" w:author="Kalentyev Alexey" w:date="2017-06-11T17:12:00Z" w:initials="KA">
    <w:p w14:paraId="6F9633B1" w14:textId="77777777" w:rsidR="00BA23C9" w:rsidRDefault="00BA23C9">
      <w:pPr>
        <w:pStyle w:val="a8"/>
      </w:pPr>
      <w:r>
        <w:rPr>
          <w:rStyle w:val="a7"/>
        </w:rPr>
        <w:annotationRef/>
      </w:r>
      <w:r>
        <w:t xml:space="preserve">Между </w:t>
      </w:r>
      <w:r>
        <w:rPr>
          <w:lang w:val="en-US"/>
        </w:rPr>
        <w:t>Circuit</w:t>
      </w:r>
      <w:r w:rsidRPr="00BA23C9">
        <w:t xml:space="preserve"> </w:t>
      </w:r>
      <w:r>
        <w:t xml:space="preserve">и </w:t>
      </w:r>
      <w:r>
        <w:rPr>
          <w:lang w:val="en-US"/>
        </w:rPr>
        <w:t>IElement</w:t>
      </w:r>
      <w:r w:rsidRPr="00BA23C9">
        <w:t xml:space="preserve"> </w:t>
      </w:r>
      <w:r>
        <w:t>не композиция</w:t>
      </w:r>
    </w:p>
    <w:p w14:paraId="2538650F" w14:textId="0F9EB37F" w:rsidR="00BA23C9" w:rsidRPr="007D4894" w:rsidRDefault="00BA23C9">
      <w:pPr>
        <w:pStyle w:val="a8"/>
      </w:pPr>
      <w:r>
        <w:rPr>
          <w:lang w:val="en-US"/>
        </w:rPr>
        <w:t>Ngspice</w:t>
      </w:r>
      <w:r w:rsidRPr="00BA23C9">
        <w:t xml:space="preserve"> </w:t>
      </w:r>
      <w:r>
        <w:t xml:space="preserve">и </w:t>
      </w:r>
      <w:r>
        <w:rPr>
          <w:lang w:val="en-US"/>
        </w:rPr>
        <w:t>AC</w:t>
      </w:r>
      <w:r w:rsidRPr="00BA23C9">
        <w:t>_</w:t>
      </w:r>
      <w:r>
        <w:rPr>
          <w:lang w:val="en-US"/>
        </w:rPr>
        <w:t>Analysis</w:t>
      </w:r>
      <w:r>
        <w:t xml:space="preserve"> связь скорее всего в другую сторону</w:t>
      </w:r>
    </w:p>
  </w:comment>
  <w:comment w:id="256" w:author="Kalentyev Alexey" w:date="2017-06-11T17:39:00Z" w:initials="KA">
    <w:p w14:paraId="567F00F2" w14:textId="75A74EA7" w:rsidR="00BA23C9" w:rsidRDefault="00BA23C9">
      <w:pPr>
        <w:pStyle w:val="a8"/>
      </w:pPr>
      <w:r>
        <w:rPr>
          <w:rStyle w:val="a7"/>
        </w:rPr>
        <w:annotationRef/>
      </w:r>
      <w:r>
        <w:t>Не смог запустить программу, поэтому не смог проверить.</w:t>
      </w:r>
    </w:p>
  </w:comment>
  <w:comment w:id="259" w:author="Kalentyev Alexey" w:date="2017-06-11T17:39:00Z" w:initials="KA">
    <w:p w14:paraId="424331AC" w14:textId="54B65043" w:rsidR="00BA23C9" w:rsidRDefault="00BA23C9">
      <w:pPr>
        <w:pStyle w:val="a8"/>
      </w:pPr>
      <w:r>
        <w:rPr>
          <w:rStyle w:val="a7"/>
        </w:rPr>
        <w:annotationRef/>
      </w:r>
      <w:r>
        <w:t>Расширить, конкретизировав функциональные возможности модуля</w:t>
      </w:r>
    </w:p>
  </w:comment>
  <w:comment w:id="313" w:author="Kalentyev Alexey" w:date="2017-06-11T17:46:00Z" w:initials="KA">
    <w:p w14:paraId="6CBAAA02" w14:textId="106EB075" w:rsidR="00BA23C9" w:rsidRDefault="00BA23C9">
      <w:pPr>
        <w:pStyle w:val="a8"/>
      </w:pPr>
      <w:r>
        <w:rPr>
          <w:rStyle w:val="a7"/>
        </w:rPr>
        <w:annotationRef/>
      </w:r>
      <w:r>
        <w:t>Нужны описания тестов тут и в самом коде, иначе непонятно что тестируется.</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5A4C6F61" w15:done="0"/>
  <w15:commentEx w15:paraId="414A5463" w15:done="0"/>
  <w15:commentEx w15:paraId="267C7ACD" w15:done="0"/>
  <w15:commentEx w15:paraId="0C584488" w15:done="0"/>
  <w15:commentEx w15:paraId="2EA09081" w15:done="0"/>
  <w15:commentEx w15:paraId="666FE37D" w15:done="0"/>
  <w15:commentEx w15:paraId="4D0EA453" w15:done="0"/>
  <w15:commentEx w15:paraId="2538650F" w15:done="0"/>
  <w15:commentEx w15:paraId="567F00F2" w15:done="0"/>
  <w15:commentEx w15:paraId="424331AC" w15:done="0"/>
  <w15:commentEx w15:paraId="6CBAAA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E5547" w14:textId="77777777" w:rsidR="002822A9" w:rsidRDefault="002822A9" w:rsidP="00074CAD">
      <w:pPr>
        <w:spacing w:line="240" w:lineRule="auto"/>
      </w:pPr>
      <w:r>
        <w:separator/>
      </w:r>
    </w:p>
  </w:endnote>
  <w:endnote w:type="continuationSeparator" w:id="0">
    <w:p w14:paraId="42C12DDB" w14:textId="77777777" w:rsidR="002822A9" w:rsidRDefault="002822A9"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06A1F" w14:textId="77777777" w:rsidR="002822A9" w:rsidRDefault="002822A9" w:rsidP="00074CAD">
      <w:pPr>
        <w:spacing w:line="240" w:lineRule="auto"/>
      </w:pPr>
      <w:r>
        <w:separator/>
      </w:r>
    </w:p>
  </w:footnote>
  <w:footnote w:type="continuationSeparator" w:id="0">
    <w:p w14:paraId="5617143B" w14:textId="77777777" w:rsidR="002822A9" w:rsidRDefault="002822A9"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EndPr/>
    <w:sdtContent>
      <w:p w14:paraId="04464221" w14:textId="0E6E27F5" w:rsidR="00BA23C9" w:rsidRDefault="00BA23C9" w:rsidP="0056228E">
        <w:pPr>
          <w:pStyle w:val="af1"/>
          <w:jc w:val="center"/>
        </w:pPr>
        <w:r>
          <w:fldChar w:fldCharType="begin"/>
        </w:r>
        <w:r>
          <w:instrText>PAGE   \* MERGEFORMAT</w:instrText>
        </w:r>
        <w:r>
          <w:fldChar w:fldCharType="separate"/>
        </w:r>
        <w:r w:rsidR="0030509E">
          <w:rPr>
            <w:noProof/>
          </w:rPr>
          <w:t>62</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9B6"/>
    <w:rsid w:val="002755BD"/>
    <w:rsid w:val="002822A9"/>
    <w:rsid w:val="0028260C"/>
    <w:rsid w:val="003009D1"/>
    <w:rsid w:val="0030509E"/>
    <w:rsid w:val="0031608D"/>
    <w:rsid w:val="00316E14"/>
    <w:rsid w:val="00322A4C"/>
    <w:rsid w:val="0032415E"/>
    <w:rsid w:val="0034508E"/>
    <w:rsid w:val="003500AC"/>
    <w:rsid w:val="00354B6D"/>
    <w:rsid w:val="00365E71"/>
    <w:rsid w:val="0038195C"/>
    <w:rsid w:val="00382063"/>
    <w:rsid w:val="00383BE4"/>
    <w:rsid w:val="003C6F35"/>
    <w:rsid w:val="003D4D8E"/>
    <w:rsid w:val="003D6F08"/>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1677"/>
    <w:rsid w:val="00636E6C"/>
    <w:rsid w:val="006636F8"/>
    <w:rsid w:val="00666C66"/>
    <w:rsid w:val="006A4F7B"/>
    <w:rsid w:val="006F0517"/>
    <w:rsid w:val="006F5BAA"/>
    <w:rsid w:val="00700A93"/>
    <w:rsid w:val="007038AA"/>
    <w:rsid w:val="00705330"/>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A0EBF"/>
    <w:rsid w:val="00DB06C2"/>
    <w:rsid w:val="00DD2843"/>
    <w:rsid w:val="00DD6A32"/>
    <w:rsid w:val="00DE2D83"/>
    <w:rsid w:val="00DF5A66"/>
    <w:rsid w:val="00E24652"/>
    <w:rsid w:val="00E31BAD"/>
    <w:rsid w:val="00E549F6"/>
    <w:rsid w:val="00E65E89"/>
    <w:rsid w:val="00EA7695"/>
    <w:rsid w:val="00ED1347"/>
    <w:rsid w:val="00EF2E89"/>
    <w:rsid w:val="00EF7E25"/>
    <w:rsid w:val="00F2023F"/>
    <w:rsid w:val="00F27099"/>
    <w:rsid w:val="00F41BE5"/>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cyberleninka.ru/article/n/metody-modelirovaniya-v-sistemah-avtomatizirovannogo-proektirovaniya-svch-ustroystv" TargetMode="External"/><Relationship Id="rId39" Type="http://schemas.openxmlformats.org/officeDocument/2006/relationships/hyperlink" Target="http://www.uml.org/" TargetMode="External"/><Relationship Id="rId21" Type="http://schemas.openxmlformats.org/officeDocument/2006/relationships/image" Target="media/image11.png"/><Relationship Id="rId34" Type="http://schemas.openxmlformats.org/officeDocument/2006/relationships/hyperlink" Target="https://ru.wikipedia.org/wiki/&#1059;&#1087;&#1088;&#1072;&#1074;&#1083;&#1103;&#1077;&#1084;&#1099;&#1081;_&#1082;&#1086;&#107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cxem.ne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ic.academic.ru/dic.nsf/ruwiki/1700378" TargetMode="External"/><Relationship Id="rId37" Type="http://schemas.openxmlformats.org/officeDocument/2006/relationships/hyperlink" Target="https://professorweb.ru/my/csharp/optimization/level6/6_2.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en.wikipedia.org/wiki/SPICE" TargetMode="External"/><Relationship Id="rId36" Type="http://schemas.openxmlformats.org/officeDocument/2006/relationships/hyperlink" Target="https://habrahabr.ru/post/31822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Quc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rgr-toe.ru" TargetMode="External"/><Relationship Id="rId30" Type="http://schemas.openxmlformats.org/officeDocument/2006/relationships/hyperlink" Target="https://ru.wikipedia.org/wiki/Ngspice" TargetMode="External"/><Relationship Id="rId35" Type="http://schemas.openxmlformats.org/officeDocument/2006/relationships/hyperlink" Target="https://habrahabr.ru/post/47732/"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obzor-sistem-skvoznogo-proektirovaniya-pechatnyh-plat-radioelektronnyh-sredstv" TargetMode="External"/><Relationship Id="rId33" Type="http://schemas.openxmlformats.org/officeDocument/2006/relationships/hyperlink" Target="http://itw66.ru/blog/c_sharp/499.html" TargetMode="External"/><Relationship Id="rId38" Type="http://schemas.openxmlformats.org/officeDocument/2006/relationships/hyperlink" Target="https://msdn.microsoft.com/ru-ru/library/26thfadc.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A066C-039A-4669-BE35-6EA7D490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64</Pages>
  <Words>13918</Words>
  <Characters>79334</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Tatiana Skr</cp:lastModifiedBy>
  <cp:revision>15</cp:revision>
  <cp:lastPrinted>2017-06-08T03:09:00Z</cp:lastPrinted>
  <dcterms:created xsi:type="dcterms:W3CDTF">2017-06-08T15:03:00Z</dcterms:created>
  <dcterms:modified xsi:type="dcterms:W3CDTF">2017-06-12T08:22:00Z</dcterms:modified>
</cp:coreProperties>
</file>